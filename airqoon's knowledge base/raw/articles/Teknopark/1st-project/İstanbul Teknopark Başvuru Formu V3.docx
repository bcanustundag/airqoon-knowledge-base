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B6AC57" w14:textId="654985CF" w:rsidR="002646AA" w:rsidRDefault="00F110AD" w:rsidP="002646AA">
      <w:pPr>
        <w:jc w:val="right"/>
        <w:rPr>
          <w:rFonts w:ascii="Calibri" w:eastAsia="Times New Roman" w:hAnsi="Calibri" w:cs="Calibri"/>
          <w:b/>
          <w:bCs/>
          <w:color w:val="000000"/>
          <w:sz w:val="28"/>
          <w:szCs w:val="28"/>
          <w:lang w:eastAsia="tr-TR"/>
        </w:rPr>
      </w:pPr>
      <w:r>
        <w:rPr>
          <w:rFonts w:ascii="Times New Roman" w:eastAsia="Times New Roman" w:hAnsi="Times New Roman" w:cs="Times New Roman"/>
          <w:sz w:val="20"/>
          <w:szCs w:val="20"/>
          <w:lang w:eastAsia="tr-TR"/>
        </w:rPr>
        <w:t>11</w:t>
      </w:r>
      <w:r w:rsidR="00F40E52">
        <w:rPr>
          <w:rFonts w:ascii="Times New Roman" w:eastAsia="Times New Roman" w:hAnsi="Times New Roman" w:cs="Times New Roman"/>
          <w:sz w:val="20"/>
          <w:szCs w:val="20"/>
          <w:lang w:eastAsia="tr-TR"/>
        </w:rPr>
        <w:t xml:space="preserve"> </w:t>
      </w:r>
      <w:r w:rsidR="003D4E33">
        <w:rPr>
          <w:rFonts w:ascii="Times New Roman" w:eastAsia="Times New Roman" w:hAnsi="Times New Roman" w:cs="Times New Roman"/>
          <w:sz w:val="20"/>
          <w:szCs w:val="20"/>
          <w:lang w:eastAsia="tr-TR"/>
        </w:rPr>
        <w:t>/</w:t>
      </w:r>
      <w:r>
        <w:rPr>
          <w:rFonts w:ascii="Times New Roman" w:eastAsia="Times New Roman" w:hAnsi="Times New Roman" w:cs="Times New Roman"/>
          <w:sz w:val="20"/>
          <w:szCs w:val="20"/>
          <w:lang w:eastAsia="tr-TR"/>
        </w:rPr>
        <w:t>0</w:t>
      </w:r>
      <w:r w:rsidR="003D4E33">
        <w:rPr>
          <w:rFonts w:ascii="Times New Roman" w:eastAsia="Times New Roman" w:hAnsi="Times New Roman" w:cs="Times New Roman"/>
          <w:sz w:val="20"/>
          <w:szCs w:val="20"/>
          <w:lang w:eastAsia="tr-TR"/>
        </w:rPr>
        <w:t>1</w:t>
      </w:r>
      <w:r w:rsidR="00F40E52">
        <w:rPr>
          <w:rFonts w:ascii="Times New Roman" w:eastAsia="Times New Roman" w:hAnsi="Times New Roman" w:cs="Times New Roman"/>
          <w:sz w:val="20"/>
          <w:szCs w:val="20"/>
          <w:lang w:eastAsia="tr-TR"/>
        </w:rPr>
        <w:t>/ 20</w:t>
      </w:r>
      <w:r>
        <w:rPr>
          <w:rFonts w:ascii="Times New Roman" w:eastAsia="Times New Roman" w:hAnsi="Times New Roman" w:cs="Times New Roman"/>
          <w:sz w:val="20"/>
          <w:szCs w:val="20"/>
          <w:lang w:eastAsia="tr-TR"/>
        </w:rPr>
        <w:t>21</w:t>
      </w:r>
    </w:p>
    <w:p w14:paraId="7BFE8A9A" w14:textId="77777777" w:rsidR="002646AA" w:rsidRPr="002646AA" w:rsidRDefault="002646AA" w:rsidP="002646AA">
      <w:pPr>
        <w:ind w:firstLine="720"/>
        <w:rPr>
          <w:rFonts w:ascii="Calibri" w:eastAsia="Times New Roman" w:hAnsi="Calibri" w:cs="Calibri"/>
          <w:b/>
          <w:bCs/>
          <w:color w:val="000000"/>
          <w:sz w:val="12"/>
          <w:szCs w:val="12"/>
          <w:lang w:eastAsia="tr-TR"/>
        </w:rPr>
      </w:pPr>
    </w:p>
    <w:p w14:paraId="6F181FAB" w14:textId="77777777" w:rsidR="002646AA" w:rsidRPr="002646AA" w:rsidRDefault="00D81E89" w:rsidP="00AE52AF">
      <w:pPr>
        <w:ind w:left="-993" w:right="-1050"/>
        <w:jc w:val="center"/>
        <w:rPr>
          <w:rFonts w:ascii="Calibri" w:eastAsia="Times New Roman" w:hAnsi="Calibri" w:cs="Calibri"/>
          <w:b/>
          <w:bCs/>
          <w:color w:val="000000"/>
          <w:sz w:val="28"/>
          <w:szCs w:val="28"/>
          <w:lang w:eastAsia="tr-TR"/>
        </w:rPr>
      </w:pPr>
      <w:r>
        <w:rPr>
          <w:rFonts w:ascii="Calibri" w:eastAsia="Times New Roman" w:hAnsi="Calibri" w:cs="Calibri"/>
          <w:b/>
          <w:bCs/>
          <w:color w:val="000000"/>
          <w:sz w:val="28"/>
          <w:szCs w:val="28"/>
          <w:lang w:eastAsia="tr-TR"/>
        </w:rPr>
        <w:t>TEKNOPARK İSTANBUL</w:t>
      </w:r>
    </w:p>
    <w:p w14:paraId="0B83C85A" w14:textId="77777777" w:rsidR="002646AA" w:rsidRDefault="002646AA" w:rsidP="00AE52AF">
      <w:pPr>
        <w:ind w:left="-993" w:right="-1050"/>
        <w:jc w:val="center"/>
        <w:rPr>
          <w:rFonts w:ascii="Calibri" w:eastAsia="Times New Roman" w:hAnsi="Calibri" w:cs="Calibri"/>
          <w:b/>
          <w:bCs/>
          <w:color w:val="000000"/>
          <w:sz w:val="28"/>
          <w:szCs w:val="28"/>
          <w:lang w:eastAsia="tr-TR"/>
        </w:rPr>
      </w:pPr>
      <w:r w:rsidRPr="002646AA">
        <w:rPr>
          <w:rFonts w:ascii="Calibri" w:eastAsia="Times New Roman" w:hAnsi="Calibri" w:cs="Calibri"/>
          <w:b/>
          <w:bCs/>
          <w:color w:val="000000"/>
          <w:sz w:val="28"/>
          <w:szCs w:val="28"/>
          <w:lang w:eastAsia="tr-TR"/>
        </w:rPr>
        <w:t>PROJE BAŞVURU FORMU</w:t>
      </w:r>
    </w:p>
    <w:p w14:paraId="59A9E775" w14:textId="77777777" w:rsidR="00D81E89" w:rsidRPr="002646AA" w:rsidRDefault="00D81E89" w:rsidP="002646AA">
      <w:pPr>
        <w:jc w:val="center"/>
        <w:rPr>
          <w:rFonts w:ascii="Calibri" w:eastAsia="Times New Roman" w:hAnsi="Calibri" w:cs="Calibri"/>
          <w:b/>
          <w:bCs/>
          <w:color w:val="000000"/>
          <w:sz w:val="28"/>
          <w:szCs w:val="28"/>
          <w:lang w:eastAsia="tr-TR"/>
        </w:rPr>
      </w:pPr>
    </w:p>
    <w:tbl>
      <w:tblPr>
        <w:tblW w:w="22075" w:type="dxa"/>
        <w:tblInd w:w="-998" w:type="dxa"/>
        <w:tblCellMar>
          <w:left w:w="70" w:type="dxa"/>
          <w:right w:w="70" w:type="dxa"/>
        </w:tblCellMar>
        <w:tblLook w:val="04A0" w:firstRow="1" w:lastRow="0" w:firstColumn="1" w:lastColumn="0" w:noHBand="0" w:noVBand="1"/>
        <w:tblPrChange w:id="0" w:author="Baris Can Ustundag" w:date="2021-01-12T23:14:00Z">
          <w:tblPr>
            <w:tblW w:w="11584" w:type="dxa"/>
            <w:tblInd w:w="-998" w:type="dxa"/>
            <w:tblCellMar>
              <w:left w:w="70" w:type="dxa"/>
              <w:right w:w="70" w:type="dxa"/>
            </w:tblCellMar>
            <w:tblLook w:val="04A0" w:firstRow="1" w:lastRow="0" w:firstColumn="1" w:lastColumn="0" w:noHBand="0" w:noVBand="1"/>
          </w:tblPr>
        </w:tblPrChange>
      </w:tblPr>
      <w:tblGrid>
        <w:gridCol w:w="160"/>
        <w:gridCol w:w="3243"/>
        <w:gridCol w:w="682"/>
        <w:gridCol w:w="160"/>
        <w:gridCol w:w="786"/>
        <w:gridCol w:w="1287"/>
        <w:gridCol w:w="223"/>
        <w:gridCol w:w="2976"/>
        <w:gridCol w:w="814"/>
        <w:gridCol w:w="160"/>
        <w:gridCol w:w="10331"/>
        <w:gridCol w:w="160"/>
        <w:gridCol w:w="1093"/>
        <w:tblGridChange w:id="1">
          <w:tblGrid>
            <w:gridCol w:w="160"/>
            <w:gridCol w:w="3243"/>
            <w:gridCol w:w="682"/>
            <w:gridCol w:w="160"/>
            <w:gridCol w:w="786"/>
            <w:gridCol w:w="1287"/>
            <w:gridCol w:w="223"/>
            <w:gridCol w:w="2976"/>
            <w:gridCol w:w="814"/>
            <w:gridCol w:w="160"/>
            <w:gridCol w:w="10331"/>
            <w:gridCol w:w="160"/>
            <w:gridCol w:w="1093"/>
          </w:tblGrid>
        </w:tblGridChange>
      </w:tblGrid>
      <w:tr w:rsidR="00753177" w:rsidRPr="002432A7" w14:paraId="25B8251E" w14:textId="26D91241" w:rsidTr="00753177">
        <w:trPr>
          <w:gridAfter w:val="1"/>
          <w:wAfter w:w="1093" w:type="dxa"/>
          <w:trHeight w:val="433"/>
          <w:trPrChange w:id="2" w:author="Baris Can Ustundag" w:date="2021-01-12T23:14:00Z">
            <w:trPr>
              <w:gridAfter w:val="1"/>
              <w:wAfter w:w="1093" w:type="dxa"/>
              <w:trHeight w:val="433"/>
            </w:trPr>
          </w:trPrChange>
        </w:trPr>
        <w:tc>
          <w:tcPr>
            <w:tcW w:w="10491" w:type="dxa"/>
            <w:gridSpan w:val="10"/>
            <w:tcBorders>
              <w:top w:val="single" w:sz="12" w:space="0" w:color="auto"/>
              <w:left w:val="single" w:sz="12" w:space="0" w:color="auto"/>
              <w:bottom w:val="single" w:sz="12" w:space="0" w:color="auto"/>
              <w:right w:val="single" w:sz="12" w:space="0" w:color="auto"/>
            </w:tcBorders>
            <w:shd w:val="clear" w:color="auto" w:fill="auto"/>
            <w:noWrap/>
            <w:vAlign w:val="center"/>
            <w:tcPrChange w:id="3" w:author="Baris Can Ustundag" w:date="2021-01-12T23:14:00Z">
              <w:tcPr>
                <w:tcW w:w="10491" w:type="dxa"/>
                <w:gridSpan w:val="10"/>
                <w:tcBorders>
                  <w:top w:val="single" w:sz="12" w:space="0" w:color="auto"/>
                  <w:left w:val="single" w:sz="12" w:space="0" w:color="auto"/>
                  <w:bottom w:val="single" w:sz="12" w:space="0" w:color="auto"/>
                  <w:right w:val="single" w:sz="12" w:space="0" w:color="auto"/>
                </w:tcBorders>
                <w:shd w:val="clear" w:color="auto" w:fill="auto"/>
                <w:noWrap/>
                <w:vAlign w:val="center"/>
              </w:tcPr>
            </w:tcPrChange>
          </w:tcPr>
          <w:p w14:paraId="66214746" w14:textId="4FFCD61A" w:rsidR="00753177" w:rsidRPr="00CB698D" w:rsidRDefault="00753177" w:rsidP="009E385E">
            <w:pPr>
              <w:jc w:val="center"/>
              <w:rPr>
                <w:rFonts w:ascii="Calibri" w:eastAsia="Times New Roman" w:hAnsi="Calibri" w:cs="Calibri"/>
                <w:b/>
                <w:bCs/>
                <w:color w:val="000000"/>
                <w:sz w:val="28"/>
                <w:lang w:eastAsia="tr-TR"/>
              </w:rPr>
            </w:pPr>
            <w:r w:rsidRPr="009E385E">
              <w:rPr>
                <w:rFonts w:ascii="Calibri" w:eastAsia="Times New Roman" w:hAnsi="Calibri" w:cs="Calibri"/>
                <w:b/>
                <w:bCs/>
                <w:color w:val="000000"/>
                <w:lang w:eastAsia="tr-TR"/>
              </w:rPr>
              <w:t>İNNOVATHİNK MÜHENDİSLİK SANAYİ VE TİCARET ANONİM</w:t>
            </w:r>
            <w:r>
              <w:rPr>
                <w:rFonts w:ascii="Calibri" w:eastAsia="Times New Roman" w:hAnsi="Calibri" w:cs="Calibri"/>
                <w:b/>
                <w:bCs/>
                <w:color w:val="000000"/>
                <w:lang w:eastAsia="tr-TR"/>
              </w:rPr>
              <w:t xml:space="preserve"> </w:t>
            </w:r>
            <w:r w:rsidRPr="009E385E">
              <w:rPr>
                <w:rFonts w:ascii="Calibri" w:eastAsia="Times New Roman" w:hAnsi="Calibri" w:cs="Calibri"/>
                <w:b/>
                <w:bCs/>
                <w:color w:val="000000"/>
                <w:lang w:eastAsia="tr-TR"/>
              </w:rPr>
              <w:t>ŞİRKETİ</w:t>
            </w:r>
          </w:p>
        </w:tc>
        <w:tc>
          <w:tcPr>
            <w:tcW w:w="10491" w:type="dxa"/>
            <w:gridSpan w:val="2"/>
            <w:tcBorders>
              <w:top w:val="single" w:sz="12" w:space="0" w:color="auto"/>
              <w:left w:val="single" w:sz="12" w:space="0" w:color="auto"/>
              <w:bottom w:val="single" w:sz="12" w:space="0" w:color="auto"/>
              <w:right w:val="single" w:sz="12" w:space="0" w:color="auto"/>
            </w:tcBorders>
            <w:tcPrChange w:id="4" w:author="Baris Can Ustundag" w:date="2021-01-12T23:14:00Z">
              <w:tcPr>
                <w:tcW w:w="10491" w:type="dxa"/>
                <w:gridSpan w:val="2"/>
                <w:tcBorders>
                  <w:top w:val="single" w:sz="12" w:space="0" w:color="auto"/>
                  <w:left w:val="single" w:sz="12" w:space="0" w:color="auto"/>
                  <w:bottom w:val="single" w:sz="12" w:space="0" w:color="auto"/>
                  <w:right w:val="single" w:sz="12" w:space="0" w:color="auto"/>
                </w:tcBorders>
              </w:tcPr>
            </w:tcPrChange>
          </w:tcPr>
          <w:p w14:paraId="709E1B88" w14:textId="6028D371" w:rsidR="00753177" w:rsidRPr="009E385E" w:rsidRDefault="00753177" w:rsidP="009E385E">
            <w:pPr>
              <w:jc w:val="center"/>
              <w:rPr>
                <w:ins w:id="5" w:author="Baris Can Ustundag" w:date="2021-01-12T23:14:00Z"/>
                <w:rFonts w:ascii="Calibri" w:eastAsia="Times New Roman" w:hAnsi="Calibri" w:cs="Calibri"/>
                <w:b/>
                <w:bCs/>
                <w:color w:val="000000"/>
                <w:lang w:eastAsia="tr-TR"/>
              </w:rPr>
            </w:pPr>
            <w:ins w:id="6" w:author="Baris Can Ustundag" w:date="2021-01-12T23:14:00Z">
              <w:r>
                <w:rPr>
                  <w:rFonts w:ascii="Calibri" w:eastAsia="Times New Roman" w:hAnsi="Calibri" w:cs="Calibri"/>
                  <w:b/>
                  <w:bCs/>
                  <w:color w:val="000000"/>
                  <w:lang w:eastAsia="tr-TR"/>
                </w:rPr>
                <w:t xml:space="preserve"> </w:t>
              </w:r>
            </w:ins>
          </w:p>
        </w:tc>
      </w:tr>
      <w:tr w:rsidR="00753177" w:rsidRPr="002432A7" w14:paraId="65BEB6A7" w14:textId="7C931B07" w:rsidTr="00753177">
        <w:trPr>
          <w:gridAfter w:val="1"/>
          <w:wAfter w:w="1093" w:type="dxa"/>
          <w:trHeight w:val="345"/>
          <w:trPrChange w:id="7" w:author="Baris Can Ustundag" w:date="2021-01-12T23:14:00Z">
            <w:trPr>
              <w:gridAfter w:val="1"/>
              <w:wAfter w:w="1093" w:type="dxa"/>
              <w:trHeight w:val="345"/>
            </w:trPr>
          </w:trPrChange>
        </w:trPr>
        <w:tc>
          <w:tcPr>
            <w:tcW w:w="3403" w:type="dxa"/>
            <w:gridSpan w:val="2"/>
            <w:tcBorders>
              <w:top w:val="single" w:sz="12" w:space="0" w:color="auto"/>
              <w:bottom w:val="single" w:sz="12" w:space="0" w:color="auto"/>
            </w:tcBorders>
            <w:shd w:val="clear" w:color="auto" w:fill="auto"/>
            <w:noWrap/>
            <w:vAlign w:val="center"/>
            <w:tcPrChange w:id="8" w:author="Baris Can Ustundag" w:date="2021-01-12T23:14:00Z">
              <w:tcPr>
                <w:tcW w:w="3403" w:type="dxa"/>
                <w:gridSpan w:val="2"/>
                <w:tcBorders>
                  <w:top w:val="single" w:sz="12" w:space="0" w:color="auto"/>
                  <w:bottom w:val="single" w:sz="12" w:space="0" w:color="auto"/>
                </w:tcBorders>
                <w:shd w:val="clear" w:color="auto" w:fill="auto"/>
                <w:noWrap/>
                <w:vAlign w:val="center"/>
              </w:tcPr>
            </w:tcPrChange>
          </w:tcPr>
          <w:p w14:paraId="2474BDD3" w14:textId="77777777" w:rsidR="00753177" w:rsidRPr="002432A7" w:rsidRDefault="00753177" w:rsidP="00FA41D2">
            <w:pPr>
              <w:rPr>
                <w:rFonts w:ascii="Calibri" w:eastAsia="Times New Roman" w:hAnsi="Calibri" w:cs="Calibri"/>
                <w:b/>
                <w:bCs/>
                <w:color w:val="000000"/>
                <w:lang w:eastAsia="tr-TR"/>
              </w:rPr>
            </w:pPr>
          </w:p>
        </w:tc>
        <w:tc>
          <w:tcPr>
            <w:tcW w:w="7088" w:type="dxa"/>
            <w:gridSpan w:val="8"/>
            <w:tcBorders>
              <w:top w:val="single" w:sz="12" w:space="0" w:color="auto"/>
              <w:bottom w:val="single" w:sz="12" w:space="0" w:color="auto"/>
            </w:tcBorders>
            <w:shd w:val="clear" w:color="auto" w:fill="auto"/>
            <w:noWrap/>
            <w:vAlign w:val="bottom"/>
            <w:tcPrChange w:id="9" w:author="Baris Can Ustundag" w:date="2021-01-12T23:14:00Z">
              <w:tcPr>
                <w:tcW w:w="7088" w:type="dxa"/>
                <w:gridSpan w:val="8"/>
                <w:tcBorders>
                  <w:top w:val="single" w:sz="12" w:space="0" w:color="auto"/>
                  <w:bottom w:val="single" w:sz="12" w:space="0" w:color="auto"/>
                </w:tcBorders>
                <w:shd w:val="clear" w:color="auto" w:fill="auto"/>
                <w:noWrap/>
                <w:vAlign w:val="bottom"/>
              </w:tcPr>
            </w:tcPrChange>
          </w:tcPr>
          <w:p w14:paraId="2DA31DE5" w14:textId="77777777" w:rsidR="00753177" w:rsidRPr="002432A7" w:rsidRDefault="00753177" w:rsidP="002432A7">
            <w:pPr>
              <w:rPr>
                <w:rFonts w:ascii="Calibri" w:eastAsia="Times New Roman" w:hAnsi="Calibri" w:cs="Calibri"/>
                <w:b/>
                <w:bCs/>
                <w:color w:val="000000"/>
                <w:lang w:eastAsia="tr-TR"/>
              </w:rPr>
            </w:pPr>
          </w:p>
        </w:tc>
        <w:tc>
          <w:tcPr>
            <w:tcW w:w="10491" w:type="dxa"/>
            <w:gridSpan w:val="2"/>
            <w:tcBorders>
              <w:top w:val="single" w:sz="12" w:space="0" w:color="auto"/>
              <w:bottom w:val="single" w:sz="12" w:space="0" w:color="auto"/>
            </w:tcBorders>
            <w:tcPrChange w:id="10" w:author="Baris Can Ustundag" w:date="2021-01-12T23:14:00Z">
              <w:tcPr>
                <w:tcW w:w="10491" w:type="dxa"/>
                <w:gridSpan w:val="2"/>
                <w:tcBorders>
                  <w:top w:val="single" w:sz="12" w:space="0" w:color="auto"/>
                  <w:bottom w:val="single" w:sz="12" w:space="0" w:color="auto"/>
                </w:tcBorders>
              </w:tcPr>
            </w:tcPrChange>
          </w:tcPr>
          <w:p w14:paraId="3280C7AA" w14:textId="77777777" w:rsidR="00753177" w:rsidRPr="002432A7" w:rsidRDefault="00753177" w:rsidP="002432A7">
            <w:pPr>
              <w:rPr>
                <w:ins w:id="11" w:author="Baris Can Ustundag" w:date="2021-01-12T23:14:00Z"/>
                <w:rFonts w:ascii="Calibri" w:eastAsia="Times New Roman" w:hAnsi="Calibri" w:cs="Calibri"/>
                <w:b/>
                <w:bCs/>
                <w:color w:val="000000"/>
                <w:lang w:eastAsia="tr-TR"/>
              </w:rPr>
            </w:pPr>
          </w:p>
        </w:tc>
      </w:tr>
      <w:tr w:rsidR="00753177" w:rsidRPr="002432A7" w14:paraId="0593F6DB" w14:textId="1178A2CC" w:rsidTr="00753177">
        <w:trPr>
          <w:gridAfter w:val="1"/>
          <w:wAfter w:w="1093" w:type="dxa"/>
          <w:trHeight w:val="345"/>
          <w:trPrChange w:id="12" w:author="Baris Can Ustundag" w:date="2021-01-12T23:14:00Z">
            <w:trPr>
              <w:gridAfter w:val="1"/>
              <w:wAfter w:w="1093" w:type="dxa"/>
              <w:trHeight w:val="345"/>
            </w:trPr>
          </w:trPrChange>
        </w:trPr>
        <w:tc>
          <w:tcPr>
            <w:tcW w:w="3403" w:type="dxa"/>
            <w:gridSpan w:val="2"/>
            <w:tcBorders>
              <w:top w:val="single" w:sz="12" w:space="0" w:color="auto"/>
              <w:left w:val="single" w:sz="12" w:space="0" w:color="auto"/>
              <w:bottom w:val="single" w:sz="4" w:space="0" w:color="auto"/>
              <w:right w:val="single" w:sz="4" w:space="0" w:color="000000"/>
            </w:tcBorders>
            <w:shd w:val="clear" w:color="auto" w:fill="auto"/>
            <w:noWrap/>
            <w:vAlign w:val="center"/>
            <w:hideMark/>
            <w:tcPrChange w:id="13" w:author="Baris Can Ustundag" w:date="2021-01-12T23:14:00Z">
              <w:tcPr>
                <w:tcW w:w="3403" w:type="dxa"/>
                <w:gridSpan w:val="2"/>
                <w:tcBorders>
                  <w:top w:val="single" w:sz="12" w:space="0" w:color="auto"/>
                  <w:left w:val="single" w:sz="12" w:space="0" w:color="auto"/>
                  <w:bottom w:val="single" w:sz="4" w:space="0" w:color="auto"/>
                  <w:right w:val="single" w:sz="4" w:space="0" w:color="000000"/>
                </w:tcBorders>
                <w:shd w:val="clear" w:color="auto" w:fill="auto"/>
                <w:noWrap/>
                <w:vAlign w:val="center"/>
                <w:hideMark/>
              </w:tcPr>
            </w:tcPrChange>
          </w:tcPr>
          <w:p w14:paraId="6072040D" w14:textId="77777777" w:rsidR="00753177" w:rsidRPr="002432A7" w:rsidRDefault="00753177" w:rsidP="00FA41D2">
            <w:pPr>
              <w:rPr>
                <w:rFonts w:ascii="Calibri" w:eastAsia="Times New Roman" w:hAnsi="Calibri" w:cs="Calibri"/>
                <w:b/>
                <w:bCs/>
                <w:color w:val="000000"/>
                <w:lang w:eastAsia="tr-TR"/>
              </w:rPr>
            </w:pPr>
            <w:r w:rsidRPr="002432A7">
              <w:rPr>
                <w:rFonts w:ascii="Calibri" w:eastAsia="Times New Roman" w:hAnsi="Calibri" w:cs="Calibri"/>
                <w:b/>
                <w:bCs/>
                <w:color w:val="000000"/>
                <w:lang w:eastAsia="tr-TR"/>
              </w:rPr>
              <w:t>Firma Adı</w:t>
            </w:r>
          </w:p>
        </w:tc>
        <w:tc>
          <w:tcPr>
            <w:tcW w:w="7088" w:type="dxa"/>
            <w:gridSpan w:val="8"/>
            <w:tcBorders>
              <w:top w:val="single" w:sz="12" w:space="0" w:color="auto"/>
              <w:left w:val="nil"/>
              <w:bottom w:val="single" w:sz="4" w:space="0" w:color="auto"/>
              <w:right w:val="single" w:sz="12" w:space="0" w:color="auto"/>
            </w:tcBorders>
            <w:shd w:val="clear" w:color="auto" w:fill="auto"/>
            <w:noWrap/>
            <w:vAlign w:val="bottom"/>
            <w:hideMark/>
            <w:tcPrChange w:id="14" w:author="Baris Can Ustundag" w:date="2021-01-12T23:14:00Z">
              <w:tcPr>
                <w:tcW w:w="7088" w:type="dxa"/>
                <w:gridSpan w:val="8"/>
                <w:tcBorders>
                  <w:top w:val="single" w:sz="12" w:space="0" w:color="auto"/>
                  <w:left w:val="nil"/>
                  <w:bottom w:val="single" w:sz="4" w:space="0" w:color="auto"/>
                  <w:right w:val="single" w:sz="12" w:space="0" w:color="auto"/>
                </w:tcBorders>
                <w:shd w:val="clear" w:color="auto" w:fill="auto"/>
                <w:noWrap/>
                <w:vAlign w:val="bottom"/>
                <w:hideMark/>
              </w:tcPr>
            </w:tcPrChange>
          </w:tcPr>
          <w:p w14:paraId="4A001DE7" w14:textId="77777777" w:rsidR="00753177" w:rsidRPr="00922299" w:rsidRDefault="00753177" w:rsidP="00922299">
            <w:pPr>
              <w:rPr>
                <w:rFonts w:ascii="Calibri" w:eastAsia="Times New Roman" w:hAnsi="Calibri" w:cs="Calibri"/>
                <w:color w:val="000000"/>
                <w:lang w:eastAsia="tr-TR"/>
              </w:rPr>
            </w:pPr>
            <w:r w:rsidRPr="00F21FC6">
              <w:rPr>
                <w:rFonts w:ascii="Calibri" w:eastAsia="Times New Roman" w:hAnsi="Calibri" w:cs="Calibri"/>
                <w:color w:val="000000"/>
                <w:lang w:eastAsia="tr-TR"/>
              </w:rPr>
              <w:t>:</w:t>
            </w:r>
            <w:r>
              <w:rPr>
                <w:rFonts w:ascii="Calibri" w:eastAsia="Times New Roman" w:hAnsi="Calibri" w:cs="Calibri"/>
                <w:color w:val="000000"/>
                <w:lang w:eastAsia="tr-TR"/>
              </w:rPr>
              <w:t xml:space="preserve"> </w:t>
            </w:r>
            <w:r w:rsidRPr="00922299">
              <w:rPr>
                <w:rFonts w:ascii="Calibri" w:eastAsia="Times New Roman" w:hAnsi="Calibri" w:cs="Calibri"/>
                <w:color w:val="000000"/>
                <w:lang w:eastAsia="tr-TR"/>
              </w:rPr>
              <w:t>İNNOVATHİNK MÜHENDİSLİK SANAYİ VE TİCARET ANONİM</w:t>
            </w:r>
          </w:p>
          <w:p w14:paraId="11124955" w14:textId="0188149E" w:rsidR="00753177" w:rsidRPr="00F21FC6" w:rsidRDefault="00753177" w:rsidP="00922299">
            <w:pPr>
              <w:rPr>
                <w:rFonts w:ascii="Calibri" w:eastAsia="Times New Roman" w:hAnsi="Calibri" w:cs="Calibri"/>
                <w:color w:val="000000"/>
                <w:lang w:eastAsia="tr-TR"/>
              </w:rPr>
            </w:pPr>
            <w:r w:rsidRPr="00922299">
              <w:rPr>
                <w:rFonts w:ascii="Calibri" w:eastAsia="Times New Roman" w:hAnsi="Calibri" w:cs="Calibri"/>
                <w:color w:val="000000"/>
                <w:lang w:eastAsia="tr-TR"/>
              </w:rPr>
              <w:t>ŞİRKETİ</w:t>
            </w:r>
          </w:p>
        </w:tc>
        <w:tc>
          <w:tcPr>
            <w:tcW w:w="10491" w:type="dxa"/>
            <w:gridSpan w:val="2"/>
            <w:tcBorders>
              <w:top w:val="single" w:sz="12" w:space="0" w:color="auto"/>
              <w:left w:val="nil"/>
              <w:bottom w:val="single" w:sz="4" w:space="0" w:color="auto"/>
              <w:right w:val="single" w:sz="12" w:space="0" w:color="auto"/>
            </w:tcBorders>
            <w:tcPrChange w:id="15" w:author="Baris Can Ustundag" w:date="2021-01-12T23:14:00Z">
              <w:tcPr>
                <w:tcW w:w="10491" w:type="dxa"/>
                <w:gridSpan w:val="2"/>
                <w:tcBorders>
                  <w:top w:val="single" w:sz="12" w:space="0" w:color="auto"/>
                  <w:left w:val="nil"/>
                  <w:bottom w:val="single" w:sz="4" w:space="0" w:color="auto"/>
                  <w:right w:val="single" w:sz="12" w:space="0" w:color="auto"/>
                </w:tcBorders>
              </w:tcPr>
            </w:tcPrChange>
          </w:tcPr>
          <w:p w14:paraId="5C0A1E03" w14:textId="77777777" w:rsidR="00753177" w:rsidRPr="00F21FC6" w:rsidRDefault="00753177" w:rsidP="00922299">
            <w:pPr>
              <w:rPr>
                <w:ins w:id="16" w:author="Baris Can Ustundag" w:date="2021-01-12T23:14:00Z"/>
                <w:rFonts w:ascii="Calibri" w:eastAsia="Times New Roman" w:hAnsi="Calibri" w:cs="Calibri"/>
                <w:color w:val="000000"/>
                <w:lang w:eastAsia="tr-TR"/>
              </w:rPr>
            </w:pPr>
          </w:p>
        </w:tc>
      </w:tr>
      <w:tr w:rsidR="00753177" w:rsidRPr="002432A7" w14:paraId="49B7626F" w14:textId="0B2E31E2" w:rsidTr="00753177">
        <w:trPr>
          <w:gridAfter w:val="1"/>
          <w:wAfter w:w="1093" w:type="dxa"/>
          <w:trHeight w:val="345"/>
          <w:trPrChange w:id="17" w:author="Baris Can Ustundag" w:date="2021-01-12T23:14:00Z">
            <w:trPr>
              <w:gridAfter w:val="1"/>
              <w:wAfter w:w="1093" w:type="dxa"/>
              <w:trHeight w:val="345"/>
            </w:trPr>
          </w:trPrChange>
        </w:trPr>
        <w:tc>
          <w:tcPr>
            <w:tcW w:w="3403" w:type="dxa"/>
            <w:gridSpan w:val="2"/>
            <w:tcBorders>
              <w:top w:val="single" w:sz="4" w:space="0" w:color="auto"/>
              <w:left w:val="single" w:sz="12" w:space="0" w:color="auto"/>
              <w:bottom w:val="single" w:sz="4" w:space="0" w:color="auto"/>
              <w:right w:val="single" w:sz="4" w:space="0" w:color="000000"/>
            </w:tcBorders>
            <w:shd w:val="clear" w:color="auto" w:fill="auto"/>
            <w:noWrap/>
            <w:vAlign w:val="center"/>
            <w:tcPrChange w:id="18" w:author="Baris Can Ustundag" w:date="2021-01-12T23:14:00Z">
              <w:tcPr>
                <w:tcW w:w="3403" w:type="dxa"/>
                <w:gridSpan w:val="2"/>
                <w:tcBorders>
                  <w:top w:val="single" w:sz="4" w:space="0" w:color="auto"/>
                  <w:left w:val="single" w:sz="12" w:space="0" w:color="auto"/>
                  <w:bottom w:val="single" w:sz="4" w:space="0" w:color="auto"/>
                  <w:right w:val="single" w:sz="4" w:space="0" w:color="000000"/>
                </w:tcBorders>
                <w:shd w:val="clear" w:color="auto" w:fill="auto"/>
                <w:noWrap/>
                <w:vAlign w:val="center"/>
              </w:tcPr>
            </w:tcPrChange>
          </w:tcPr>
          <w:p w14:paraId="1871F326" w14:textId="77777777" w:rsidR="00753177" w:rsidRPr="002432A7" w:rsidRDefault="00753177" w:rsidP="001628F0">
            <w:pPr>
              <w:rPr>
                <w:rFonts w:ascii="Calibri" w:eastAsia="Times New Roman" w:hAnsi="Calibri" w:cs="Calibri"/>
                <w:b/>
                <w:bCs/>
                <w:color w:val="000000"/>
                <w:lang w:eastAsia="tr-TR"/>
              </w:rPr>
            </w:pPr>
            <w:r>
              <w:rPr>
                <w:rFonts w:ascii="Calibri" w:eastAsia="Times New Roman" w:hAnsi="Calibri" w:cs="Calibri"/>
                <w:b/>
                <w:bCs/>
                <w:color w:val="000000"/>
                <w:lang w:eastAsia="tr-TR"/>
              </w:rPr>
              <w:t>Firma Kuruluş Yılı</w:t>
            </w:r>
          </w:p>
        </w:tc>
        <w:tc>
          <w:tcPr>
            <w:tcW w:w="7088" w:type="dxa"/>
            <w:gridSpan w:val="8"/>
            <w:tcBorders>
              <w:top w:val="single" w:sz="4" w:space="0" w:color="auto"/>
              <w:left w:val="nil"/>
              <w:bottom w:val="single" w:sz="4" w:space="0" w:color="auto"/>
              <w:right w:val="single" w:sz="12" w:space="0" w:color="auto"/>
            </w:tcBorders>
            <w:shd w:val="clear" w:color="auto" w:fill="auto"/>
            <w:noWrap/>
            <w:vAlign w:val="bottom"/>
            <w:tcPrChange w:id="19" w:author="Baris Can Ustundag" w:date="2021-01-12T23:14:00Z">
              <w:tcPr>
                <w:tcW w:w="7088" w:type="dxa"/>
                <w:gridSpan w:val="8"/>
                <w:tcBorders>
                  <w:top w:val="single" w:sz="4" w:space="0" w:color="auto"/>
                  <w:left w:val="nil"/>
                  <w:bottom w:val="single" w:sz="4" w:space="0" w:color="auto"/>
                  <w:right w:val="single" w:sz="12" w:space="0" w:color="auto"/>
                </w:tcBorders>
                <w:shd w:val="clear" w:color="auto" w:fill="auto"/>
                <w:noWrap/>
                <w:vAlign w:val="bottom"/>
              </w:tcPr>
            </w:tcPrChange>
          </w:tcPr>
          <w:p w14:paraId="6689A622" w14:textId="3889EAD5" w:rsidR="00753177" w:rsidRPr="00F21FC6" w:rsidRDefault="00753177" w:rsidP="002432A7">
            <w:pPr>
              <w:rPr>
                <w:rFonts w:ascii="Calibri" w:eastAsia="Times New Roman" w:hAnsi="Calibri" w:cs="Calibri"/>
                <w:color w:val="000000"/>
                <w:lang w:eastAsia="tr-TR"/>
              </w:rPr>
            </w:pPr>
            <w:r w:rsidRPr="00F21FC6">
              <w:rPr>
                <w:rFonts w:ascii="Calibri" w:eastAsia="Times New Roman" w:hAnsi="Calibri" w:cs="Calibri"/>
                <w:color w:val="000000"/>
                <w:lang w:eastAsia="tr-TR"/>
              </w:rPr>
              <w:t>:</w:t>
            </w:r>
            <w:r>
              <w:rPr>
                <w:rFonts w:ascii="Calibri" w:eastAsia="Times New Roman" w:hAnsi="Calibri" w:cs="Calibri"/>
                <w:color w:val="000000"/>
                <w:lang w:eastAsia="tr-TR"/>
              </w:rPr>
              <w:t xml:space="preserve"> 2016</w:t>
            </w:r>
          </w:p>
        </w:tc>
        <w:tc>
          <w:tcPr>
            <w:tcW w:w="10491" w:type="dxa"/>
            <w:gridSpan w:val="2"/>
            <w:tcBorders>
              <w:top w:val="single" w:sz="4" w:space="0" w:color="auto"/>
              <w:left w:val="nil"/>
              <w:bottom w:val="single" w:sz="4" w:space="0" w:color="auto"/>
              <w:right w:val="single" w:sz="12" w:space="0" w:color="auto"/>
            </w:tcBorders>
            <w:tcPrChange w:id="20" w:author="Baris Can Ustundag" w:date="2021-01-12T23:14:00Z">
              <w:tcPr>
                <w:tcW w:w="10491" w:type="dxa"/>
                <w:gridSpan w:val="2"/>
                <w:tcBorders>
                  <w:top w:val="single" w:sz="4" w:space="0" w:color="auto"/>
                  <w:left w:val="nil"/>
                  <w:bottom w:val="single" w:sz="4" w:space="0" w:color="auto"/>
                  <w:right w:val="single" w:sz="12" w:space="0" w:color="auto"/>
                </w:tcBorders>
              </w:tcPr>
            </w:tcPrChange>
          </w:tcPr>
          <w:p w14:paraId="063C67F2" w14:textId="77777777" w:rsidR="00753177" w:rsidRPr="00F21FC6" w:rsidRDefault="00753177" w:rsidP="002432A7">
            <w:pPr>
              <w:rPr>
                <w:ins w:id="21" w:author="Baris Can Ustundag" w:date="2021-01-12T23:14:00Z"/>
                <w:rFonts w:ascii="Calibri" w:eastAsia="Times New Roman" w:hAnsi="Calibri" w:cs="Calibri"/>
                <w:color w:val="000000"/>
                <w:lang w:eastAsia="tr-TR"/>
              </w:rPr>
            </w:pPr>
          </w:p>
        </w:tc>
      </w:tr>
      <w:tr w:rsidR="00753177" w:rsidRPr="002432A7" w14:paraId="0885F13A" w14:textId="566C7545" w:rsidTr="00753177">
        <w:trPr>
          <w:gridAfter w:val="1"/>
          <w:wAfter w:w="1093" w:type="dxa"/>
          <w:trHeight w:val="345"/>
          <w:trPrChange w:id="22" w:author="Baris Can Ustundag" w:date="2021-01-12T23:14:00Z">
            <w:trPr>
              <w:gridAfter w:val="1"/>
              <w:wAfter w:w="1093" w:type="dxa"/>
              <w:trHeight w:val="345"/>
            </w:trPr>
          </w:trPrChange>
        </w:trPr>
        <w:tc>
          <w:tcPr>
            <w:tcW w:w="3403" w:type="dxa"/>
            <w:gridSpan w:val="2"/>
            <w:tcBorders>
              <w:top w:val="single" w:sz="4" w:space="0" w:color="auto"/>
              <w:left w:val="single" w:sz="12" w:space="0" w:color="auto"/>
              <w:bottom w:val="single" w:sz="4" w:space="0" w:color="auto"/>
              <w:right w:val="single" w:sz="4" w:space="0" w:color="000000"/>
            </w:tcBorders>
            <w:shd w:val="clear" w:color="auto" w:fill="auto"/>
            <w:noWrap/>
            <w:vAlign w:val="center"/>
            <w:tcPrChange w:id="23" w:author="Baris Can Ustundag" w:date="2021-01-12T23:14:00Z">
              <w:tcPr>
                <w:tcW w:w="3403" w:type="dxa"/>
                <w:gridSpan w:val="2"/>
                <w:tcBorders>
                  <w:top w:val="single" w:sz="4" w:space="0" w:color="auto"/>
                  <w:left w:val="single" w:sz="12" w:space="0" w:color="auto"/>
                  <w:bottom w:val="single" w:sz="4" w:space="0" w:color="auto"/>
                  <w:right w:val="single" w:sz="4" w:space="0" w:color="000000"/>
                </w:tcBorders>
                <w:shd w:val="clear" w:color="auto" w:fill="auto"/>
                <w:noWrap/>
                <w:vAlign w:val="center"/>
              </w:tcPr>
            </w:tcPrChange>
          </w:tcPr>
          <w:p w14:paraId="1B480E60" w14:textId="77777777" w:rsidR="00753177" w:rsidRPr="002432A7" w:rsidRDefault="00753177" w:rsidP="002432A7">
            <w:pPr>
              <w:rPr>
                <w:rFonts w:ascii="Calibri" w:eastAsia="Times New Roman" w:hAnsi="Calibri" w:cs="Calibri"/>
                <w:b/>
                <w:bCs/>
                <w:color w:val="000000"/>
                <w:lang w:eastAsia="tr-TR"/>
              </w:rPr>
            </w:pPr>
            <w:r>
              <w:rPr>
                <w:rFonts w:ascii="Calibri" w:eastAsia="Times New Roman" w:hAnsi="Calibri" w:cs="Calibri"/>
                <w:b/>
                <w:bCs/>
                <w:color w:val="000000"/>
                <w:lang w:eastAsia="tr-TR"/>
              </w:rPr>
              <w:t>Şirket Sermayesi</w:t>
            </w:r>
          </w:p>
        </w:tc>
        <w:tc>
          <w:tcPr>
            <w:tcW w:w="7088" w:type="dxa"/>
            <w:gridSpan w:val="8"/>
            <w:tcBorders>
              <w:top w:val="single" w:sz="4" w:space="0" w:color="auto"/>
              <w:left w:val="nil"/>
              <w:bottom w:val="single" w:sz="4" w:space="0" w:color="auto"/>
              <w:right w:val="single" w:sz="12" w:space="0" w:color="auto"/>
            </w:tcBorders>
            <w:shd w:val="clear" w:color="auto" w:fill="auto"/>
            <w:noWrap/>
            <w:vAlign w:val="bottom"/>
            <w:tcPrChange w:id="24" w:author="Baris Can Ustundag" w:date="2021-01-12T23:14:00Z">
              <w:tcPr>
                <w:tcW w:w="7088" w:type="dxa"/>
                <w:gridSpan w:val="8"/>
                <w:tcBorders>
                  <w:top w:val="single" w:sz="4" w:space="0" w:color="auto"/>
                  <w:left w:val="nil"/>
                  <w:bottom w:val="single" w:sz="4" w:space="0" w:color="auto"/>
                  <w:right w:val="single" w:sz="12" w:space="0" w:color="auto"/>
                </w:tcBorders>
                <w:shd w:val="clear" w:color="auto" w:fill="auto"/>
                <w:noWrap/>
                <w:vAlign w:val="bottom"/>
              </w:tcPr>
            </w:tcPrChange>
          </w:tcPr>
          <w:p w14:paraId="365C2861" w14:textId="3855C4BB" w:rsidR="00753177" w:rsidRPr="00F21FC6" w:rsidRDefault="00753177" w:rsidP="002432A7">
            <w:pPr>
              <w:rPr>
                <w:rFonts w:ascii="Calibri" w:eastAsia="Times New Roman" w:hAnsi="Calibri" w:cs="Calibri"/>
                <w:color w:val="000000"/>
                <w:lang w:eastAsia="tr-TR"/>
              </w:rPr>
            </w:pPr>
            <w:r w:rsidRPr="00F21FC6">
              <w:rPr>
                <w:rFonts w:ascii="Calibri" w:eastAsia="Times New Roman" w:hAnsi="Calibri" w:cs="Calibri"/>
                <w:color w:val="000000"/>
                <w:lang w:eastAsia="tr-TR"/>
              </w:rPr>
              <w:t>:</w:t>
            </w:r>
          </w:p>
        </w:tc>
        <w:tc>
          <w:tcPr>
            <w:tcW w:w="10491" w:type="dxa"/>
            <w:gridSpan w:val="2"/>
            <w:tcBorders>
              <w:top w:val="single" w:sz="4" w:space="0" w:color="auto"/>
              <w:left w:val="nil"/>
              <w:bottom w:val="single" w:sz="4" w:space="0" w:color="auto"/>
              <w:right w:val="single" w:sz="12" w:space="0" w:color="auto"/>
            </w:tcBorders>
            <w:tcPrChange w:id="25" w:author="Baris Can Ustundag" w:date="2021-01-12T23:14:00Z">
              <w:tcPr>
                <w:tcW w:w="10491" w:type="dxa"/>
                <w:gridSpan w:val="2"/>
                <w:tcBorders>
                  <w:top w:val="single" w:sz="4" w:space="0" w:color="auto"/>
                  <w:left w:val="nil"/>
                  <w:bottom w:val="single" w:sz="4" w:space="0" w:color="auto"/>
                  <w:right w:val="single" w:sz="12" w:space="0" w:color="auto"/>
                </w:tcBorders>
              </w:tcPr>
            </w:tcPrChange>
          </w:tcPr>
          <w:p w14:paraId="19DBC76A" w14:textId="77777777" w:rsidR="00753177" w:rsidRPr="00F21FC6" w:rsidRDefault="00753177" w:rsidP="002432A7">
            <w:pPr>
              <w:rPr>
                <w:ins w:id="26" w:author="Baris Can Ustundag" w:date="2021-01-12T23:14:00Z"/>
                <w:rFonts w:ascii="Calibri" w:eastAsia="Times New Roman" w:hAnsi="Calibri" w:cs="Calibri"/>
                <w:color w:val="000000"/>
                <w:lang w:eastAsia="tr-TR"/>
              </w:rPr>
            </w:pPr>
          </w:p>
        </w:tc>
      </w:tr>
      <w:tr w:rsidR="00753177" w:rsidRPr="002432A7" w14:paraId="6060239E" w14:textId="1F7DDDD7" w:rsidTr="00753177">
        <w:trPr>
          <w:gridAfter w:val="1"/>
          <w:wAfter w:w="1093" w:type="dxa"/>
          <w:trHeight w:val="345"/>
          <w:trPrChange w:id="27" w:author="Baris Can Ustundag" w:date="2021-01-12T23:14:00Z">
            <w:trPr>
              <w:gridAfter w:val="1"/>
              <w:wAfter w:w="1093" w:type="dxa"/>
              <w:trHeight w:val="345"/>
            </w:trPr>
          </w:trPrChange>
        </w:trPr>
        <w:tc>
          <w:tcPr>
            <w:tcW w:w="3403" w:type="dxa"/>
            <w:gridSpan w:val="2"/>
            <w:tcBorders>
              <w:top w:val="single" w:sz="4" w:space="0" w:color="auto"/>
              <w:left w:val="single" w:sz="12" w:space="0" w:color="auto"/>
              <w:bottom w:val="single" w:sz="4" w:space="0" w:color="auto"/>
              <w:right w:val="single" w:sz="4" w:space="0" w:color="000000"/>
            </w:tcBorders>
            <w:shd w:val="clear" w:color="auto" w:fill="auto"/>
            <w:noWrap/>
            <w:vAlign w:val="center"/>
            <w:tcPrChange w:id="28" w:author="Baris Can Ustundag" w:date="2021-01-12T23:14:00Z">
              <w:tcPr>
                <w:tcW w:w="3403" w:type="dxa"/>
                <w:gridSpan w:val="2"/>
                <w:tcBorders>
                  <w:top w:val="single" w:sz="4" w:space="0" w:color="auto"/>
                  <w:left w:val="single" w:sz="12" w:space="0" w:color="auto"/>
                  <w:bottom w:val="single" w:sz="4" w:space="0" w:color="auto"/>
                  <w:right w:val="single" w:sz="4" w:space="0" w:color="000000"/>
                </w:tcBorders>
                <w:shd w:val="clear" w:color="auto" w:fill="auto"/>
                <w:noWrap/>
                <w:vAlign w:val="center"/>
              </w:tcPr>
            </w:tcPrChange>
          </w:tcPr>
          <w:p w14:paraId="1583E556" w14:textId="77777777" w:rsidR="00753177" w:rsidRDefault="00753177" w:rsidP="002432A7">
            <w:pPr>
              <w:rPr>
                <w:rFonts w:ascii="Calibri" w:eastAsia="Times New Roman" w:hAnsi="Calibri" w:cs="Calibri"/>
                <w:b/>
                <w:bCs/>
                <w:color w:val="000000"/>
                <w:lang w:eastAsia="tr-TR"/>
              </w:rPr>
            </w:pPr>
            <w:r>
              <w:rPr>
                <w:rFonts w:ascii="Calibri" w:eastAsia="Times New Roman" w:hAnsi="Calibri" w:cs="Calibri"/>
                <w:b/>
                <w:bCs/>
                <w:color w:val="000000"/>
                <w:lang w:eastAsia="tr-TR"/>
              </w:rPr>
              <w:t>Ortaklar/Ortaklık Yapısı</w:t>
            </w:r>
          </w:p>
        </w:tc>
        <w:tc>
          <w:tcPr>
            <w:tcW w:w="7088" w:type="dxa"/>
            <w:gridSpan w:val="8"/>
            <w:tcBorders>
              <w:top w:val="single" w:sz="4" w:space="0" w:color="auto"/>
              <w:left w:val="nil"/>
              <w:bottom w:val="single" w:sz="4" w:space="0" w:color="auto"/>
              <w:right w:val="single" w:sz="12" w:space="0" w:color="auto"/>
            </w:tcBorders>
            <w:shd w:val="clear" w:color="auto" w:fill="auto"/>
            <w:noWrap/>
            <w:vAlign w:val="bottom"/>
            <w:tcPrChange w:id="29" w:author="Baris Can Ustundag" w:date="2021-01-12T23:14:00Z">
              <w:tcPr>
                <w:tcW w:w="7088" w:type="dxa"/>
                <w:gridSpan w:val="8"/>
                <w:tcBorders>
                  <w:top w:val="single" w:sz="4" w:space="0" w:color="auto"/>
                  <w:left w:val="nil"/>
                  <w:bottom w:val="single" w:sz="4" w:space="0" w:color="auto"/>
                  <w:right w:val="single" w:sz="12" w:space="0" w:color="auto"/>
                </w:tcBorders>
                <w:shd w:val="clear" w:color="auto" w:fill="auto"/>
                <w:noWrap/>
                <w:vAlign w:val="bottom"/>
              </w:tcPr>
            </w:tcPrChange>
          </w:tcPr>
          <w:p w14:paraId="0001CE9E" w14:textId="314C5CA2" w:rsidR="00753177" w:rsidRPr="00F21FC6" w:rsidRDefault="00753177" w:rsidP="002432A7">
            <w:pPr>
              <w:rPr>
                <w:rFonts w:ascii="Calibri" w:eastAsia="Times New Roman" w:hAnsi="Calibri" w:cs="Calibri"/>
                <w:color w:val="000000"/>
                <w:lang w:eastAsia="tr-TR"/>
              </w:rPr>
            </w:pPr>
            <w:r w:rsidRPr="00F21FC6">
              <w:rPr>
                <w:rFonts w:ascii="Calibri" w:eastAsia="Times New Roman" w:hAnsi="Calibri" w:cs="Calibri"/>
                <w:color w:val="000000"/>
                <w:lang w:eastAsia="tr-TR"/>
              </w:rPr>
              <w:t>:</w:t>
            </w:r>
            <w:r>
              <w:rPr>
                <w:rFonts w:ascii="Calibri" w:eastAsia="Times New Roman" w:hAnsi="Calibri" w:cs="Calibri"/>
                <w:color w:val="000000"/>
                <w:lang w:eastAsia="tr-TR"/>
              </w:rPr>
              <w:t xml:space="preserve"> </w:t>
            </w:r>
            <w:r w:rsidRPr="00922299">
              <w:rPr>
                <w:rFonts w:ascii="Calibri" w:eastAsia="Times New Roman" w:hAnsi="Calibri" w:cs="Calibri"/>
                <w:color w:val="000000"/>
                <w:lang w:eastAsia="tr-TR"/>
              </w:rPr>
              <w:t>Barış Can Üstündağ</w:t>
            </w:r>
            <w:r>
              <w:rPr>
                <w:rFonts w:ascii="Calibri" w:eastAsia="Times New Roman" w:hAnsi="Calibri" w:cs="Calibri"/>
                <w:color w:val="000000"/>
                <w:lang w:eastAsia="tr-TR"/>
              </w:rPr>
              <w:t xml:space="preserve"> (%90), </w:t>
            </w:r>
            <w:r w:rsidRPr="00922299">
              <w:rPr>
                <w:rFonts w:ascii="Calibri" w:eastAsia="Times New Roman" w:hAnsi="Calibri" w:cs="Calibri"/>
                <w:color w:val="000000"/>
                <w:lang w:eastAsia="tr-TR"/>
              </w:rPr>
              <w:t>Sinan Güler</w:t>
            </w:r>
            <w:r>
              <w:rPr>
                <w:rFonts w:ascii="Calibri" w:eastAsia="Times New Roman" w:hAnsi="Calibri" w:cs="Calibri"/>
                <w:color w:val="000000"/>
                <w:lang w:eastAsia="tr-TR"/>
              </w:rPr>
              <w:t xml:space="preserve"> (%10)</w:t>
            </w:r>
          </w:p>
        </w:tc>
        <w:tc>
          <w:tcPr>
            <w:tcW w:w="10491" w:type="dxa"/>
            <w:gridSpan w:val="2"/>
            <w:tcBorders>
              <w:top w:val="single" w:sz="4" w:space="0" w:color="auto"/>
              <w:left w:val="nil"/>
              <w:bottom w:val="single" w:sz="4" w:space="0" w:color="auto"/>
              <w:right w:val="single" w:sz="12" w:space="0" w:color="auto"/>
            </w:tcBorders>
            <w:tcPrChange w:id="30" w:author="Baris Can Ustundag" w:date="2021-01-12T23:14:00Z">
              <w:tcPr>
                <w:tcW w:w="10491" w:type="dxa"/>
                <w:gridSpan w:val="2"/>
                <w:tcBorders>
                  <w:top w:val="single" w:sz="4" w:space="0" w:color="auto"/>
                  <w:left w:val="nil"/>
                  <w:bottom w:val="single" w:sz="4" w:space="0" w:color="auto"/>
                  <w:right w:val="single" w:sz="12" w:space="0" w:color="auto"/>
                </w:tcBorders>
              </w:tcPr>
            </w:tcPrChange>
          </w:tcPr>
          <w:p w14:paraId="3AB43AA7" w14:textId="77777777" w:rsidR="00753177" w:rsidRPr="00F21FC6" w:rsidRDefault="00753177" w:rsidP="002432A7">
            <w:pPr>
              <w:rPr>
                <w:ins w:id="31" w:author="Baris Can Ustundag" w:date="2021-01-12T23:14:00Z"/>
                <w:rFonts w:ascii="Calibri" w:eastAsia="Times New Roman" w:hAnsi="Calibri" w:cs="Calibri"/>
                <w:color w:val="000000"/>
                <w:lang w:eastAsia="tr-TR"/>
              </w:rPr>
            </w:pPr>
          </w:p>
        </w:tc>
      </w:tr>
      <w:tr w:rsidR="00753177" w:rsidRPr="002432A7" w14:paraId="500491F0" w14:textId="2F3ADF54" w:rsidTr="00753177">
        <w:trPr>
          <w:gridAfter w:val="1"/>
          <w:wAfter w:w="1093" w:type="dxa"/>
          <w:trHeight w:val="345"/>
          <w:trPrChange w:id="32" w:author="Baris Can Ustundag" w:date="2021-01-12T23:14:00Z">
            <w:trPr>
              <w:gridAfter w:val="1"/>
              <w:wAfter w:w="1093" w:type="dxa"/>
              <w:trHeight w:val="345"/>
            </w:trPr>
          </w:trPrChange>
        </w:trPr>
        <w:tc>
          <w:tcPr>
            <w:tcW w:w="3403" w:type="dxa"/>
            <w:gridSpan w:val="2"/>
            <w:tcBorders>
              <w:top w:val="single" w:sz="4" w:space="0" w:color="auto"/>
              <w:left w:val="single" w:sz="12" w:space="0" w:color="auto"/>
              <w:bottom w:val="single" w:sz="12" w:space="0" w:color="auto"/>
              <w:right w:val="single" w:sz="4" w:space="0" w:color="000000"/>
            </w:tcBorders>
            <w:shd w:val="clear" w:color="auto" w:fill="auto"/>
            <w:noWrap/>
            <w:vAlign w:val="center"/>
            <w:tcPrChange w:id="33" w:author="Baris Can Ustundag" w:date="2021-01-12T23:14:00Z">
              <w:tcPr>
                <w:tcW w:w="3403" w:type="dxa"/>
                <w:gridSpan w:val="2"/>
                <w:tcBorders>
                  <w:top w:val="single" w:sz="4" w:space="0" w:color="auto"/>
                  <w:left w:val="single" w:sz="12" w:space="0" w:color="auto"/>
                  <w:bottom w:val="single" w:sz="12" w:space="0" w:color="auto"/>
                  <w:right w:val="single" w:sz="4" w:space="0" w:color="000000"/>
                </w:tcBorders>
                <w:shd w:val="clear" w:color="auto" w:fill="auto"/>
                <w:noWrap/>
                <w:vAlign w:val="center"/>
              </w:tcPr>
            </w:tcPrChange>
          </w:tcPr>
          <w:p w14:paraId="63434248" w14:textId="77777777" w:rsidR="00753177" w:rsidRPr="002432A7" w:rsidRDefault="00753177" w:rsidP="002432A7">
            <w:pPr>
              <w:rPr>
                <w:rFonts w:ascii="Calibri" w:eastAsia="Times New Roman" w:hAnsi="Calibri" w:cs="Calibri"/>
                <w:b/>
                <w:bCs/>
                <w:color w:val="000000"/>
                <w:lang w:eastAsia="tr-TR"/>
              </w:rPr>
            </w:pPr>
            <w:r>
              <w:rPr>
                <w:rFonts w:ascii="Calibri" w:eastAsia="Times New Roman" w:hAnsi="Calibri" w:cs="Calibri"/>
                <w:b/>
                <w:bCs/>
                <w:color w:val="000000"/>
                <w:lang w:eastAsia="tr-TR"/>
              </w:rPr>
              <w:t>Ana Faaliyet Alanı</w:t>
            </w:r>
          </w:p>
        </w:tc>
        <w:tc>
          <w:tcPr>
            <w:tcW w:w="7088" w:type="dxa"/>
            <w:gridSpan w:val="8"/>
            <w:tcBorders>
              <w:top w:val="single" w:sz="4" w:space="0" w:color="auto"/>
              <w:left w:val="nil"/>
              <w:bottom w:val="single" w:sz="4" w:space="0" w:color="auto"/>
              <w:right w:val="single" w:sz="12" w:space="0" w:color="auto"/>
            </w:tcBorders>
            <w:shd w:val="clear" w:color="auto" w:fill="auto"/>
            <w:noWrap/>
            <w:vAlign w:val="bottom"/>
            <w:tcPrChange w:id="34" w:author="Baris Can Ustundag" w:date="2021-01-12T23:14:00Z">
              <w:tcPr>
                <w:tcW w:w="7088" w:type="dxa"/>
                <w:gridSpan w:val="8"/>
                <w:tcBorders>
                  <w:top w:val="single" w:sz="4" w:space="0" w:color="auto"/>
                  <w:left w:val="nil"/>
                  <w:bottom w:val="single" w:sz="4" w:space="0" w:color="auto"/>
                  <w:right w:val="single" w:sz="12" w:space="0" w:color="auto"/>
                </w:tcBorders>
                <w:shd w:val="clear" w:color="auto" w:fill="auto"/>
                <w:noWrap/>
                <w:vAlign w:val="bottom"/>
              </w:tcPr>
            </w:tcPrChange>
          </w:tcPr>
          <w:p w14:paraId="2652C2B6" w14:textId="46DE2F84" w:rsidR="00753177" w:rsidRPr="00F21FC6" w:rsidRDefault="00753177" w:rsidP="002432A7">
            <w:pPr>
              <w:rPr>
                <w:rFonts w:ascii="Calibri" w:eastAsia="Times New Roman" w:hAnsi="Calibri" w:cs="Calibri"/>
                <w:color w:val="000000"/>
                <w:lang w:eastAsia="tr-TR"/>
              </w:rPr>
            </w:pPr>
            <w:r w:rsidRPr="00F21FC6">
              <w:rPr>
                <w:rFonts w:ascii="Calibri" w:eastAsia="Times New Roman" w:hAnsi="Calibri" w:cs="Calibri"/>
                <w:color w:val="000000"/>
                <w:lang w:eastAsia="tr-TR"/>
              </w:rPr>
              <w:t>:</w:t>
            </w:r>
            <w:r>
              <w:rPr>
                <w:rFonts w:ascii="Calibri" w:eastAsia="Times New Roman" w:hAnsi="Calibri" w:cs="Calibri"/>
                <w:color w:val="000000"/>
                <w:lang w:eastAsia="tr-TR"/>
              </w:rPr>
              <w:t xml:space="preserve"> </w:t>
            </w:r>
            <w:proofErr w:type="spellStart"/>
            <w:r>
              <w:rPr>
                <w:rFonts w:ascii="Calibri" w:eastAsia="Times New Roman" w:hAnsi="Calibri" w:cs="Calibri"/>
                <w:color w:val="000000"/>
                <w:lang w:eastAsia="tr-TR"/>
              </w:rPr>
              <w:t>IoT</w:t>
            </w:r>
            <w:proofErr w:type="spellEnd"/>
          </w:p>
        </w:tc>
        <w:tc>
          <w:tcPr>
            <w:tcW w:w="10491" w:type="dxa"/>
            <w:gridSpan w:val="2"/>
            <w:tcBorders>
              <w:top w:val="single" w:sz="4" w:space="0" w:color="auto"/>
              <w:left w:val="nil"/>
              <w:bottom w:val="single" w:sz="4" w:space="0" w:color="auto"/>
              <w:right w:val="single" w:sz="12" w:space="0" w:color="auto"/>
            </w:tcBorders>
            <w:tcPrChange w:id="35" w:author="Baris Can Ustundag" w:date="2021-01-12T23:14:00Z">
              <w:tcPr>
                <w:tcW w:w="10491" w:type="dxa"/>
                <w:gridSpan w:val="2"/>
                <w:tcBorders>
                  <w:top w:val="single" w:sz="4" w:space="0" w:color="auto"/>
                  <w:left w:val="nil"/>
                  <w:bottom w:val="single" w:sz="4" w:space="0" w:color="auto"/>
                  <w:right w:val="single" w:sz="12" w:space="0" w:color="auto"/>
                </w:tcBorders>
              </w:tcPr>
            </w:tcPrChange>
          </w:tcPr>
          <w:p w14:paraId="00965803" w14:textId="77777777" w:rsidR="00753177" w:rsidRPr="00F21FC6" w:rsidRDefault="00753177" w:rsidP="002432A7">
            <w:pPr>
              <w:rPr>
                <w:ins w:id="36" w:author="Baris Can Ustundag" w:date="2021-01-12T23:14:00Z"/>
                <w:rFonts w:ascii="Calibri" w:eastAsia="Times New Roman" w:hAnsi="Calibri" w:cs="Calibri"/>
                <w:color w:val="000000"/>
                <w:lang w:eastAsia="tr-TR"/>
              </w:rPr>
            </w:pPr>
          </w:p>
        </w:tc>
      </w:tr>
      <w:tr w:rsidR="00753177" w:rsidRPr="002432A7" w14:paraId="1E780CF0" w14:textId="22BB0AF0" w:rsidTr="00753177">
        <w:trPr>
          <w:gridAfter w:val="1"/>
          <w:wAfter w:w="1093" w:type="dxa"/>
          <w:trHeight w:val="177"/>
          <w:trPrChange w:id="37" w:author="Baris Can Ustundag" w:date="2021-01-12T23:14:00Z">
            <w:trPr>
              <w:gridAfter w:val="1"/>
              <w:wAfter w:w="1093" w:type="dxa"/>
              <w:trHeight w:val="177"/>
            </w:trPr>
          </w:trPrChange>
        </w:trPr>
        <w:tc>
          <w:tcPr>
            <w:tcW w:w="10491" w:type="dxa"/>
            <w:gridSpan w:val="10"/>
            <w:tcBorders>
              <w:top w:val="single" w:sz="12" w:space="0" w:color="auto"/>
              <w:bottom w:val="single" w:sz="12" w:space="0" w:color="auto"/>
            </w:tcBorders>
            <w:shd w:val="clear" w:color="auto" w:fill="auto"/>
            <w:noWrap/>
            <w:vAlign w:val="center"/>
            <w:tcPrChange w:id="38" w:author="Baris Can Ustundag" w:date="2021-01-12T23:14:00Z">
              <w:tcPr>
                <w:tcW w:w="10491" w:type="dxa"/>
                <w:gridSpan w:val="10"/>
                <w:tcBorders>
                  <w:top w:val="single" w:sz="12" w:space="0" w:color="auto"/>
                  <w:bottom w:val="single" w:sz="12" w:space="0" w:color="auto"/>
                </w:tcBorders>
                <w:shd w:val="clear" w:color="auto" w:fill="auto"/>
                <w:noWrap/>
                <w:vAlign w:val="center"/>
              </w:tcPr>
            </w:tcPrChange>
          </w:tcPr>
          <w:p w14:paraId="5A5F8B83" w14:textId="77777777" w:rsidR="00753177" w:rsidRDefault="00753177" w:rsidP="002432A7">
            <w:pPr>
              <w:rPr>
                <w:rFonts w:ascii="Calibri" w:eastAsia="Times New Roman" w:hAnsi="Calibri" w:cs="Calibri"/>
                <w:b/>
                <w:bCs/>
                <w:color w:val="000000"/>
                <w:lang w:eastAsia="tr-TR"/>
              </w:rPr>
            </w:pPr>
          </w:p>
        </w:tc>
        <w:tc>
          <w:tcPr>
            <w:tcW w:w="10491" w:type="dxa"/>
            <w:gridSpan w:val="2"/>
            <w:tcBorders>
              <w:top w:val="single" w:sz="12" w:space="0" w:color="auto"/>
              <w:bottom w:val="single" w:sz="12" w:space="0" w:color="auto"/>
            </w:tcBorders>
            <w:tcPrChange w:id="39" w:author="Baris Can Ustundag" w:date="2021-01-12T23:14:00Z">
              <w:tcPr>
                <w:tcW w:w="10491" w:type="dxa"/>
                <w:gridSpan w:val="2"/>
                <w:tcBorders>
                  <w:top w:val="single" w:sz="12" w:space="0" w:color="auto"/>
                  <w:bottom w:val="single" w:sz="12" w:space="0" w:color="auto"/>
                </w:tcBorders>
              </w:tcPr>
            </w:tcPrChange>
          </w:tcPr>
          <w:p w14:paraId="7C9F543B" w14:textId="77777777" w:rsidR="00753177" w:rsidRDefault="00753177" w:rsidP="002432A7">
            <w:pPr>
              <w:rPr>
                <w:ins w:id="40" w:author="Baris Can Ustundag" w:date="2021-01-12T23:14:00Z"/>
                <w:rFonts w:ascii="Calibri" w:eastAsia="Times New Roman" w:hAnsi="Calibri" w:cs="Calibri"/>
                <w:b/>
                <w:bCs/>
                <w:color w:val="000000"/>
                <w:lang w:eastAsia="tr-TR"/>
              </w:rPr>
            </w:pPr>
          </w:p>
        </w:tc>
      </w:tr>
      <w:tr w:rsidR="00753177" w:rsidRPr="002432A7" w14:paraId="697671D4" w14:textId="076F45DF" w:rsidTr="00753177">
        <w:trPr>
          <w:gridAfter w:val="1"/>
          <w:wAfter w:w="1093" w:type="dxa"/>
          <w:trHeight w:val="345"/>
          <w:trPrChange w:id="41" w:author="Baris Can Ustundag" w:date="2021-01-12T23:14:00Z">
            <w:trPr>
              <w:gridAfter w:val="1"/>
              <w:wAfter w:w="1093" w:type="dxa"/>
              <w:trHeight w:val="345"/>
            </w:trPr>
          </w:trPrChange>
        </w:trPr>
        <w:tc>
          <w:tcPr>
            <w:tcW w:w="3403" w:type="dxa"/>
            <w:gridSpan w:val="2"/>
            <w:tcBorders>
              <w:top w:val="single" w:sz="12" w:space="0" w:color="auto"/>
              <w:left w:val="single" w:sz="12" w:space="0" w:color="auto"/>
              <w:bottom w:val="single" w:sz="4" w:space="0" w:color="auto"/>
              <w:right w:val="single" w:sz="4" w:space="0" w:color="000000"/>
            </w:tcBorders>
            <w:shd w:val="clear" w:color="auto" w:fill="auto"/>
            <w:noWrap/>
            <w:vAlign w:val="center"/>
            <w:hideMark/>
            <w:tcPrChange w:id="42" w:author="Baris Can Ustundag" w:date="2021-01-12T23:14:00Z">
              <w:tcPr>
                <w:tcW w:w="3403" w:type="dxa"/>
                <w:gridSpan w:val="2"/>
                <w:tcBorders>
                  <w:top w:val="single" w:sz="12" w:space="0" w:color="auto"/>
                  <w:left w:val="single" w:sz="12" w:space="0" w:color="auto"/>
                  <w:bottom w:val="single" w:sz="4" w:space="0" w:color="auto"/>
                  <w:right w:val="single" w:sz="4" w:space="0" w:color="000000"/>
                </w:tcBorders>
                <w:shd w:val="clear" w:color="auto" w:fill="auto"/>
                <w:noWrap/>
                <w:vAlign w:val="center"/>
                <w:hideMark/>
              </w:tcPr>
            </w:tcPrChange>
          </w:tcPr>
          <w:p w14:paraId="7E951FB0" w14:textId="77777777" w:rsidR="00753177" w:rsidRPr="002432A7" w:rsidRDefault="00753177" w:rsidP="002432A7">
            <w:pPr>
              <w:rPr>
                <w:rFonts w:ascii="Calibri" w:eastAsia="Times New Roman" w:hAnsi="Calibri" w:cs="Calibri"/>
                <w:b/>
                <w:bCs/>
                <w:color w:val="000000"/>
                <w:lang w:eastAsia="tr-TR"/>
              </w:rPr>
            </w:pPr>
            <w:r w:rsidRPr="002432A7">
              <w:rPr>
                <w:rFonts w:ascii="Calibri" w:eastAsia="Times New Roman" w:hAnsi="Calibri" w:cs="Calibri"/>
                <w:b/>
                <w:bCs/>
                <w:color w:val="000000"/>
                <w:lang w:eastAsia="tr-TR"/>
              </w:rPr>
              <w:t>Proje Adı</w:t>
            </w:r>
          </w:p>
        </w:tc>
        <w:tc>
          <w:tcPr>
            <w:tcW w:w="7088" w:type="dxa"/>
            <w:gridSpan w:val="8"/>
            <w:tcBorders>
              <w:top w:val="single" w:sz="12" w:space="0" w:color="auto"/>
              <w:left w:val="nil"/>
              <w:bottom w:val="single" w:sz="4" w:space="0" w:color="auto"/>
              <w:right w:val="single" w:sz="12" w:space="0" w:color="auto"/>
            </w:tcBorders>
            <w:shd w:val="clear" w:color="auto" w:fill="auto"/>
            <w:noWrap/>
            <w:vAlign w:val="bottom"/>
            <w:hideMark/>
            <w:tcPrChange w:id="43" w:author="Baris Can Ustundag" w:date="2021-01-12T23:14:00Z">
              <w:tcPr>
                <w:tcW w:w="7088" w:type="dxa"/>
                <w:gridSpan w:val="8"/>
                <w:tcBorders>
                  <w:top w:val="single" w:sz="12" w:space="0" w:color="auto"/>
                  <w:left w:val="nil"/>
                  <w:bottom w:val="single" w:sz="4" w:space="0" w:color="auto"/>
                  <w:right w:val="single" w:sz="12" w:space="0" w:color="auto"/>
                </w:tcBorders>
                <w:shd w:val="clear" w:color="auto" w:fill="auto"/>
                <w:noWrap/>
                <w:vAlign w:val="bottom"/>
                <w:hideMark/>
              </w:tcPr>
            </w:tcPrChange>
          </w:tcPr>
          <w:p w14:paraId="39ED8E3C" w14:textId="0EAC836B" w:rsidR="00753177" w:rsidRPr="00F21FC6" w:rsidRDefault="00753177" w:rsidP="002432A7">
            <w:pPr>
              <w:rPr>
                <w:rFonts w:ascii="Calibri" w:eastAsia="Times New Roman" w:hAnsi="Calibri" w:cs="Calibri"/>
                <w:color w:val="000000"/>
                <w:lang w:eastAsia="tr-TR"/>
              </w:rPr>
            </w:pPr>
            <w:r w:rsidRPr="00F21FC6">
              <w:rPr>
                <w:rFonts w:ascii="Calibri" w:eastAsia="Times New Roman" w:hAnsi="Calibri" w:cs="Calibri"/>
                <w:color w:val="000000"/>
                <w:lang w:eastAsia="tr-TR"/>
              </w:rPr>
              <w:t>:</w:t>
            </w:r>
            <w:r w:rsidRPr="00F21FC6">
              <w:t xml:space="preserve"> </w:t>
            </w:r>
          </w:p>
        </w:tc>
        <w:tc>
          <w:tcPr>
            <w:tcW w:w="10491" w:type="dxa"/>
            <w:gridSpan w:val="2"/>
            <w:tcBorders>
              <w:top w:val="single" w:sz="12" w:space="0" w:color="auto"/>
              <w:left w:val="nil"/>
              <w:bottom w:val="single" w:sz="4" w:space="0" w:color="auto"/>
              <w:right w:val="single" w:sz="12" w:space="0" w:color="auto"/>
            </w:tcBorders>
            <w:tcPrChange w:id="44" w:author="Baris Can Ustundag" w:date="2021-01-12T23:14:00Z">
              <w:tcPr>
                <w:tcW w:w="10491" w:type="dxa"/>
                <w:gridSpan w:val="2"/>
                <w:tcBorders>
                  <w:top w:val="single" w:sz="12" w:space="0" w:color="auto"/>
                  <w:left w:val="nil"/>
                  <w:bottom w:val="single" w:sz="4" w:space="0" w:color="auto"/>
                  <w:right w:val="single" w:sz="12" w:space="0" w:color="auto"/>
                </w:tcBorders>
              </w:tcPr>
            </w:tcPrChange>
          </w:tcPr>
          <w:p w14:paraId="52D84391" w14:textId="77777777" w:rsidR="00753177" w:rsidRPr="00F21FC6" w:rsidRDefault="00753177" w:rsidP="002432A7">
            <w:pPr>
              <w:rPr>
                <w:ins w:id="45" w:author="Baris Can Ustundag" w:date="2021-01-12T23:14:00Z"/>
                <w:rFonts w:ascii="Calibri" w:eastAsia="Times New Roman" w:hAnsi="Calibri" w:cs="Calibri"/>
                <w:color w:val="000000"/>
                <w:lang w:eastAsia="tr-TR"/>
              </w:rPr>
            </w:pPr>
          </w:p>
        </w:tc>
      </w:tr>
      <w:tr w:rsidR="00753177" w:rsidRPr="002432A7" w14:paraId="252F4337" w14:textId="4DA4FD6C" w:rsidTr="00753177">
        <w:trPr>
          <w:gridAfter w:val="1"/>
          <w:wAfter w:w="1093" w:type="dxa"/>
          <w:trHeight w:val="345"/>
          <w:trPrChange w:id="46" w:author="Baris Can Ustundag" w:date="2021-01-12T23:14:00Z">
            <w:trPr>
              <w:gridAfter w:val="1"/>
              <w:wAfter w:w="1093" w:type="dxa"/>
              <w:trHeight w:val="345"/>
            </w:trPr>
          </w:trPrChange>
        </w:trPr>
        <w:tc>
          <w:tcPr>
            <w:tcW w:w="3403" w:type="dxa"/>
            <w:gridSpan w:val="2"/>
            <w:tcBorders>
              <w:top w:val="single" w:sz="4" w:space="0" w:color="auto"/>
              <w:left w:val="single" w:sz="12" w:space="0" w:color="auto"/>
              <w:bottom w:val="single" w:sz="4" w:space="0" w:color="auto"/>
              <w:right w:val="single" w:sz="4" w:space="0" w:color="000000"/>
            </w:tcBorders>
            <w:shd w:val="clear" w:color="auto" w:fill="auto"/>
            <w:noWrap/>
            <w:vAlign w:val="center"/>
            <w:tcPrChange w:id="47" w:author="Baris Can Ustundag" w:date="2021-01-12T23:14:00Z">
              <w:tcPr>
                <w:tcW w:w="3403" w:type="dxa"/>
                <w:gridSpan w:val="2"/>
                <w:tcBorders>
                  <w:top w:val="single" w:sz="4" w:space="0" w:color="auto"/>
                  <w:left w:val="single" w:sz="12" w:space="0" w:color="auto"/>
                  <w:bottom w:val="single" w:sz="4" w:space="0" w:color="auto"/>
                  <w:right w:val="single" w:sz="4" w:space="0" w:color="000000"/>
                </w:tcBorders>
                <w:shd w:val="clear" w:color="auto" w:fill="auto"/>
                <w:noWrap/>
                <w:vAlign w:val="center"/>
              </w:tcPr>
            </w:tcPrChange>
          </w:tcPr>
          <w:p w14:paraId="7FF9D0A4" w14:textId="77777777" w:rsidR="00753177" w:rsidRDefault="00753177" w:rsidP="002432A7">
            <w:pPr>
              <w:rPr>
                <w:rFonts w:ascii="Calibri" w:eastAsia="Times New Roman" w:hAnsi="Calibri" w:cs="Calibri"/>
                <w:b/>
                <w:bCs/>
                <w:color w:val="000000"/>
                <w:lang w:eastAsia="tr-TR"/>
              </w:rPr>
            </w:pPr>
            <w:r w:rsidRPr="002432A7">
              <w:rPr>
                <w:rFonts w:ascii="Calibri" w:eastAsia="Times New Roman" w:hAnsi="Calibri" w:cs="Calibri"/>
                <w:b/>
                <w:bCs/>
                <w:color w:val="000000"/>
                <w:lang w:eastAsia="tr-TR"/>
              </w:rPr>
              <w:t>Proje Süresi</w:t>
            </w:r>
            <w:r>
              <w:rPr>
                <w:rFonts w:ascii="Calibri" w:eastAsia="Times New Roman" w:hAnsi="Calibri" w:cs="Calibri"/>
                <w:b/>
                <w:bCs/>
                <w:color w:val="000000"/>
                <w:lang w:eastAsia="tr-TR"/>
              </w:rPr>
              <w:t xml:space="preserve"> (Ay)</w:t>
            </w:r>
          </w:p>
        </w:tc>
        <w:tc>
          <w:tcPr>
            <w:tcW w:w="7088" w:type="dxa"/>
            <w:gridSpan w:val="8"/>
            <w:tcBorders>
              <w:top w:val="single" w:sz="4" w:space="0" w:color="auto"/>
              <w:left w:val="nil"/>
              <w:bottom w:val="single" w:sz="4" w:space="0" w:color="auto"/>
              <w:right w:val="single" w:sz="12" w:space="0" w:color="auto"/>
            </w:tcBorders>
            <w:shd w:val="clear" w:color="auto" w:fill="auto"/>
            <w:noWrap/>
            <w:vAlign w:val="bottom"/>
            <w:tcPrChange w:id="48" w:author="Baris Can Ustundag" w:date="2021-01-12T23:14:00Z">
              <w:tcPr>
                <w:tcW w:w="7088" w:type="dxa"/>
                <w:gridSpan w:val="8"/>
                <w:tcBorders>
                  <w:top w:val="single" w:sz="4" w:space="0" w:color="auto"/>
                  <w:left w:val="nil"/>
                  <w:bottom w:val="single" w:sz="4" w:space="0" w:color="auto"/>
                  <w:right w:val="single" w:sz="12" w:space="0" w:color="auto"/>
                </w:tcBorders>
                <w:shd w:val="clear" w:color="auto" w:fill="auto"/>
                <w:noWrap/>
                <w:vAlign w:val="bottom"/>
              </w:tcPr>
            </w:tcPrChange>
          </w:tcPr>
          <w:p w14:paraId="2DC622BC" w14:textId="47E9C309" w:rsidR="00753177" w:rsidRPr="00F21FC6" w:rsidRDefault="00753177" w:rsidP="002432A7">
            <w:pPr>
              <w:rPr>
                <w:rFonts w:ascii="Calibri" w:eastAsia="Times New Roman" w:hAnsi="Calibri" w:cs="Calibri"/>
                <w:color w:val="000000"/>
                <w:lang w:eastAsia="tr-TR"/>
              </w:rPr>
            </w:pPr>
            <w:r w:rsidRPr="00F21FC6">
              <w:rPr>
                <w:rFonts w:ascii="Calibri" w:eastAsia="Times New Roman" w:hAnsi="Calibri" w:cs="Calibri"/>
                <w:color w:val="000000"/>
                <w:lang w:eastAsia="tr-TR"/>
              </w:rPr>
              <w:t>:</w:t>
            </w:r>
            <w:r>
              <w:rPr>
                <w:rFonts w:ascii="Calibri" w:eastAsia="Times New Roman" w:hAnsi="Calibri" w:cs="Calibri"/>
                <w:color w:val="000000"/>
                <w:lang w:eastAsia="tr-TR"/>
              </w:rPr>
              <w:t xml:space="preserve"> 12</w:t>
            </w:r>
          </w:p>
        </w:tc>
        <w:tc>
          <w:tcPr>
            <w:tcW w:w="10491" w:type="dxa"/>
            <w:gridSpan w:val="2"/>
            <w:tcBorders>
              <w:top w:val="single" w:sz="4" w:space="0" w:color="auto"/>
              <w:left w:val="nil"/>
              <w:bottom w:val="single" w:sz="4" w:space="0" w:color="auto"/>
              <w:right w:val="single" w:sz="12" w:space="0" w:color="auto"/>
            </w:tcBorders>
            <w:tcPrChange w:id="49" w:author="Baris Can Ustundag" w:date="2021-01-12T23:14:00Z">
              <w:tcPr>
                <w:tcW w:w="10491" w:type="dxa"/>
                <w:gridSpan w:val="2"/>
                <w:tcBorders>
                  <w:top w:val="single" w:sz="4" w:space="0" w:color="auto"/>
                  <w:left w:val="nil"/>
                  <w:bottom w:val="single" w:sz="4" w:space="0" w:color="auto"/>
                  <w:right w:val="single" w:sz="12" w:space="0" w:color="auto"/>
                </w:tcBorders>
              </w:tcPr>
            </w:tcPrChange>
          </w:tcPr>
          <w:p w14:paraId="4D9AF9B7" w14:textId="77777777" w:rsidR="00753177" w:rsidRPr="00F21FC6" w:rsidRDefault="00753177" w:rsidP="002432A7">
            <w:pPr>
              <w:rPr>
                <w:ins w:id="50" w:author="Baris Can Ustundag" w:date="2021-01-12T23:14:00Z"/>
                <w:rFonts w:ascii="Calibri" w:eastAsia="Times New Roman" w:hAnsi="Calibri" w:cs="Calibri"/>
                <w:color w:val="000000"/>
                <w:lang w:eastAsia="tr-TR"/>
              </w:rPr>
            </w:pPr>
          </w:p>
        </w:tc>
      </w:tr>
      <w:tr w:rsidR="00753177" w:rsidRPr="002432A7" w14:paraId="7AFD8603" w14:textId="4D6AC762" w:rsidTr="00753177">
        <w:trPr>
          <w:gridAfter w:val="1"/>
          <w:wAfter w:w="1093" w:type="dxa"/>
          <w:trHeight w:val="345"/>
          <w:trPrChange w:id="51" w:author="Baris Can Ustundag" w:date="2021-01-12T23:14:00Z">
            <w:trPr>
              <w:gridAfter w:val="1"/>
              <w:wAfter w:w="1093" w:type="dxa"/>
              <w:trHeight w:val="345"/>
            </w:trPr>
          </w:trPrChange>
        </w:trPr>
        <w:tc>
          <w:tcPr>
            <w:tcW w:w="3403" w:type="dxa"/>
            <w:gridSpan w:val="2"/>
            <w:tcBorders>
              <w:top w:val="single" w:sz="4" w:space="0" w:color="auto"/>
              <w:left w:val="single" w:sz="12" w:space="0" w:color="auto"/>
              <w:bottom w:val="single" w:sz="4" w:space="0" w:color="auto"/>
              <w:right w:val="single" w:sz="4" w:space="0" w:color="000000"/>
            </w:tcBorders>
            <w:shd w:val="clear" w:color="auto" w:fill="auto"/>
            <w:noWrap/>
            <w:vAlign w:val="center"/>
            <w:tcPrChange w:id="52" w:author="Baris Can Ustundag" w:date="2021-01-12T23:14:00Z">
              <w:tcPr>
                <w:tcW w:w="3403" w:type="dxa"/>
                <w:gridSpan w:val="2"/>
                <w:tcBorders>
                  <w:top w:val="single" w:sz="4" w:space="0" w:color="auto"/>
                  <w:left w:val="single" w:sz="12" w:space="0" w:color="auto"/>
                  <w:bottom w:val="single" w:sz="4" w:space="0" w:color="auto"/>
                  <w:right w:val="single" w:sz="4" w:space="0" w:color="000000"/>
                </w:tcBorders>
                <w:shd w:val="clear" w:color="auto" w:fill="auto"/>
                <w:noWrap/>
                <w:vAlign w:val="center"/>
              </w:tcPr>
            </w:tcPrChange>
          </w:tcPr>
          <w:p w14:paraId="2132624F" w14:textId="77777777" w:rsidR="00753177" w:rsidRPr="002432A7" w:rsidRDefault="00753177" w:rsidP="002432A7">
            <w:pPr>
              <w:rPr>
                <w:rFonts w:ascii="Calibri" w:eastAsia="Times New Roman" w:hAnsi="Calibri" w:cs="Calibri"/>
                <w:b/>
                <w:bCs/>
                <w:color w:val="000000"/>
                <w:lang w:eastAsia="tr-TR"/>
              </w:rPr>
            </w:pPr>
            <w:r>
              <w:rPr>
                <w:rFonts w:ascii="Calibri" w:eastAsia="Times New Roman" w:hAnsi="Calibri" w:cs="Calibri"/>
                <w:b/>
                <w:bCs/>
                <w:color w:val="000000"/>
                <w:lang w:eastAsia="tr-TR"/>
              </w:rPr>
              <w:t>Proje Formunu Hazırlayan</w:t>
            </w:r>
          </w:p>
        </w:tc>
        <w:tc>
          <w:tcPr>
            <w:tcW w:w="7088" w:type="dxa"/>
            <w:gridSpan w:val="8"/>
            <w:tcBorders>
              <w:top w:val="single" w:sz="4" w:space="0" w:color="auto"/>
              <w:left w:val="nil"/>
              <w:bottom w:val="single" w:sz="4" w:space="0" w:color="auto"/>
              <w:right w:val="single" w:sz="12" w:space="0" w:color="auto"/>
            </w:tcBorders>
            <w:shd w:val="clear" w:color="auto" w:fill="auto"/>
            <w:noWrap/>
            <w:vAlign w:val="bottom"/>
            <w:tcPrChange w:id="53" w:author="Baris Can Ustundag" w:date="2021-01-12T23:14:00Z">
              <w:tcPr>
                <w:tcW w:w="7088" w:type="dxa"/>
                <w:gridSpan w:val="8"/>
                <w:tcBorders>
                  <w:top w:val="single" w:sz="4" w:space="0" w:color="auto"/>
                  <w:left w:val="nil"/>
                  <w:bottom w:val="single" w:sz="4" w:space="0" w:color="auto"/>
                  <w:right w:val="single" w:sz="12" w:space="0" w:color="auto"/>
                </w:tcBorders>
                <w:shd w:val="clear" w:color="auto" w:fill="auto"/>
                <w:noWrap/>
                <w:vAlign w:val="bottom"/>
              </w:tcPr>
            </w:tcPrChange>
          </w:tcPr>
          <w:p w14:paraId="24F2358F" w14:textId="5E6805C5" w:rsidR="00753177" w:rsidRPr="00F21FC6" w:rsidRDefault="00753177" w:rsidP="002432A7">
            <w:pPr>
              <w:rPr>
                <w:rFonts w:ascii="Calibri" w:eastAsia="Times New Roman" w:hAnsi="Calibri" w:cs="Calibri"/>
                <w:color w:val="000000"/>
                <w:lang w:eastAsia="tr-TR"/>
              </w:rPr>
            </w:pPr>
            <w:r w:rsidRPr="00F21FC6">
              <w:rPr>
                <w:rFonts w:ascii="Calibri" w:eastAsia="Times New Roman" w:hAnsi="Calibri" w:cs="Calibri"/>
                <w:color w:val="000000"/>
                <w:lang w:eastAsia="tr-TR"/>
              </w:rPr>
              <w:t xml:space="preserve">: </w:t>
            </w:r>
            <w:r>
              <w:rPr>
                <w:rFonts w:ascii="Calibri" w:eastAsia="Times New Roman" w:hAnsi="Calibri" w:cs="Calibri"/>
                <w:color w:val="000000"/>
                <w:lang w:eastAsia="tr-TR"/>
              </w:rPr>
              <w:t>Barış Can Üstündağ</w:t>
            </w:r>
          </w:p>
        </w:tc>
        <w:tc>
          <w:tcPr>
            <w:tcW w:w="10491" w:type="dxa"/>
            <w:gridSpan w:val="2"/>
            <w:tcBorders>
              <w:top w:val="single" w:sz="4" w:space="0" w:color="auto"/>
              <w:left w:val="nil"/>
              <w:bottom w:val="single" w:sz="4" w:space="0" w:color="auto"/>
              <w:right w:val="single" w:sz="12" w:space="0" w:color="auto"/>
            </w:tcBorders>
            <w:tcPrChange w:id="54" w:author="Baris Can Ustundag" w:date="2021-01-12T23:14:00Z">
              <w:tcPr>
                <w:tcW w:w="10491" w:type="dxa"/>
                <w:gridSpan w:val="2"/>
                <w:tcBorders>
                  <w:top w:val="single" w:sz="4" w:space="0" w:color="auto"/>
                  <w:left w:val="nil"/>
                  <w:bottom w:val="single" w:sz="4" w:space="0" w:color="auto"/>
                  <w:right w:val="single" w:sz="12" w:space="0" w:color="auto"/>
                </w:tcBorders>
              </w:tcPr>
            </w:tcPrChange>
          </w:tcPr>
          <w:p w14:paraId="146FD5A4" w14:textId="77777777" w:rsidR="00753177" w:rsidRPr="00F21FC6" w:rsidRDefault="00753177" w:rsidP="002432A7">
            <w:pPr>
              <w:rPr>
                <w:ins w:id="55" w:author="Baris Can Ustundag" w:date="2021-01-12T23:14:00Z"/>
                <w:rFonts w:ascii="Calibri" w:eastAsia="Times New Roman" w:hAnsi="Calibri" w:cs="Calibri"/>
                <w:color w:val="000000"/>
                <w:lang w:eastAsia="tr-TR"/>
              </w:rPr>
            </w:pPr>
          </w:p>
        </w:tc>
      </w:tr>
      <w:tr w:rsidR="00753177" w:rsidRPr="002432A7" w14:paraId="0C77FFFE" w14:textId="2163C2A8" w:rsidTr="00753177">
        <w:trPr>
          <w:gridAfter w:val="1"/>
          <w:wAfter w:w="1093" w:type="dxa"/>
          <w:trHeight w:val="345"/>
          <w:trPrChange w:id="56" w:author="Baris Can Ustundag" w:date="2021-01-12T23:14:00Z">
            <w:trPr>
              <w:gridAfter w:val="1"/>
              <w:wAfter w:w="1093" w:type="dxa"/>
              <w:trHeight w:val="345"/>
            </w:trPr>
          </w:trPrChange>
        </w:trPr>
        <w:tc>
          <w:tcPr>
            <w:tcW w:w="3403" w:type="dxa"/>
            <w:gridSpan w:val="2"/>
            <w:tcBorders>
              <w:top w:val="single" w:sz="4" w:space="0" w:color="auto"/>
              <w:left w:val="single" w:sz="12" w:space="0" w:color="auto"/>
              <w:bottom w:val="single" w:sz="4" w:space="0" w:color="auto"/>
              <w:right w:val="single" w:sz="4" w:space="0" w:color="000000"/>
            </w:tcBorders>
            <w:shd w:val="clear" w:color="auto" w:fill="auto"/>
            <w:noWrap/>
            <w:vAlign w:val="center"/>
            <w:tcPrChange w:id="57" w:author="Baris Can Ustundag" w:date="2021-01-12T23:14:00Z">
              <w:tcPr>
                <w:tcW w:w="3403" w:type="dxa"/>
                <w:gridSpan w:val="2"/>
                <w:tcBorders>
                  <w:top w:val="single" w:sz="4" w:space="0" w:color="auto"/>
                  <w:left w:val="single" w:sz="12" w:space="0" w:color="auto"/>
                  <w:bottom w:val="single" w:sz="4" w:space="0" w:color="auto"/>
                  <w:right w:val="single" w:sz="4" w:space="0" w:color="000000"/>
                </w:tcBorders>
                <w:shd w:val="clear" w:color="auto" w:fill="auto"/>
                <w:noWrap/>
                <w:vAlign w:val="center"/>
              </w:tcPr>
            </w:tcPrChange>
          </w:tcPr>
          <w:p w14:paraId="6B0B23D6" w14:textId="77777777" w:rsidR="00753177" w:rsidRPr="002432A7" w:rsidRDefault="00753177" w:rsidP="00D40F33">
            <w:pPr>
              <w:rPr>
                <w:rFonts w:ascii="Calibri" w:eastAsia="Times New Roman" w:hAnsi="Calibri" w:cs="Calibri"/>
                <w:b/>
                <w:bCs/>
                <w:color w:val="000000"/>
                <w:lang w:eastAsia="tr-TR"/>
              </w:rPr>
            </w:pPr>
            <w:r>
              <w:rPr>
                <w:rFonts w:ascii="Calibri" w:eastAsia="Times New Roman" w:hAnsi="Calibri" w:cs="Calibri"/>
                <w:b/>
                <w:bCs/>
                <w:color w:val="000000"/>
                <w:lang w:eastAsia="tr-TR"/>
              </w:rPr>
              <w:t>Proje Kategorisi</w:t>
            </w:r>
          </w:p>
        </w:tc>
        <w:tc>
          <w:tcPr>
            <w:tcW w:w="7088" w:type="dxa"/>
            <w:gridSpan w:val="8"/>
            <w:tcBorders>
              <w:top w:val="single" w:sz="4" w:space="0" w:color="auto"/>
              <w:left w:val="nil"/>
              <w:bottom w:val="single" w:sz="4" w:space="0" w:color="auto"/>
              <w:right w:val="single" w:sz="12" w:space="0" w:color="auto"/>
            </w:tcBorders>
            <w:shd w:val="clear" w:color="auto" w:fill="auto"/>
            <w:noWrap/>
            <w:vAlign w:val="center"/>
            <w:tcPrChange w:id="58" w:author="Baris Can Ustundag" w:date="2021-01-12T23:14:00Z">
              <w:tcPr>
                <w:tcW w:w="7088" w:type="dxa"/>
                <w:gridSpan w:val="8"/>
                <w:tcBorders>
                  <w:top w:val="single" w:sz="4" w:space="0" w:color="auto"/>
                  <w:left w:val="nil"/>
                  <w:bottom w:val="single" w:sz="4" w:space="0" w:color="auto"/>
                  <w:right w:val="single" w:sz="12" w:space="0" w:color="auto"/>
                </w:tcBorders>
                <w:shd w:val="clear" w:color="auto" w:fill="auto"/>
                <w:noWrap/>
                <w:vAlign w:val="center"/>
              </w:tcPr>
            </w:tcPrChange>
          </w:tcPr>
          <w:p w14:paraId="256AC799" w14:textId="60A75EBF" w:rsidR="00753177" w:rsidRPr="00824A52" w:rsidRDefault="00753177" w:rsidP="00824A52">
            <w:pPr>
              <w:rPr>
                <w:rFonts w:ascii="Calibri" w:eastAsia="Times New Roman" w:hAnsi="Calibri" w:cs="Calibri"/>
                <w:bCs/>
                <w:color w:val="000000"/>
                <w:lang w:eastAsia="tr-TR"/>
              </w:rPr>
            </w:pPr>
            <w:r>
              <w:rPr>
                <w:rFonts w:ascii="Calibri" w:eastAsia="Times New Roman" w:hAnsi="Calibri" w:cs="Calibri"/>
                <w:b/>
                <w:bCs/>
                <w:color w:val="000000"/>
                <w:lang w:eastAsia="tr-TR"/>
              </w:rPr>
              <w:t>:</w:t>
            </w:r>
            <w:r w:rsidRPr="00FA41D2">
              <w:rPr>
                <w:rFonts w:ascii="Calibri" w:eastAsia="Times New Roman" w:hAnsi="Calibri" w:cs="Calibri"/>
                <w:bCs/>
                <w:color w:val="000000"/>
                <w:lang w:eastAsia="tr-TR"/>
              </w:rPr>
              <w:t xml:space="preserve"> </w:t>
            </w:r>
            <w:r>
              <w:rPr>
                <w:rFonts w:ascii="Calibri" w:eastAsia="Times New Roman" w:hAnsi="Calibri" w:cs="Calibri"/>
                <w:bCs/>
                <w:color w:val="000000"/>
                <w:lang w:eastAsia="tr-TR"/>
              </w:rPr>
              <w:t>Uç Yazılım</w:t>
            </w:r>
          </w:p>
        </w:tc>
        <w:tc>
          <w:tcPr>
            <w:tcW w:w="10491" w:type="dxa"/>
            <w:gridSpan w:val="2"/>
            <w:tcBorders>
              <w:top w:val="single" w:sz="4" w:space="0" w:color="auto"/>
              <w:left w:val="nil"/>
              <w:bottom w:val="single" w:sz="4" w:space="0" w:color="auto"/>
              <w:right w:val="single" w:sz="12" w:space="0" w:color="auto"/>
            </w:tcBorders>
            <w:tcPrChange w:id="59" w:author="Baris Can Ustundag" w:date="2021-01-12T23:14:00Z">
              <w:tcPr>
                <w:tcW w:w="10491" w:type="dxa"/>
                <w:gridSpan w:val="2"/>
                <w:tcBorders>
                  <w:top w:val="single" w:sz="4" w:space="0" w:color="auto"/>
                  <w:left w:val="nil"/>
                  <w:bottom w:val="single" w:sz="4" w:space="0" w:color="auto"/>
                  <w:right w:val="single" w:sz="12" w:space="0" w:color="auto"/>
                </w:tcBorders>
              </w:tcPr>
            </w:tcPrChange>
          </w:tcPr>
          <w:p w14:paraId="0B2F64DA" w14:textId="77777777" w:rsidR="00753177" w:rsidRDefault="00753177" w:rsidP="00824A52">
            <w:pPr>
              <w:rPr>
                <w:ins w:id="60" w:author="Baris Can Ustundag" w:date="2021-01-12T23:14:00Z"/>
                <w:rFonts w:ascii="Calibri" w:eastAsia="Times New Roman" w:hAnsi="Calibri" w:cs="Calibri"/>
                <w:b/>
                <w:bCs/>
                <w:color w:val="000000"/>
                <w:lang w:eastAsia="tr-TR"/>
              </w:rPr>
            </w:pPr>
          </w:p>
        </w:tc>
      </w:tr>
      <w:tr w:rsidR="00753177" w:rsidRPr="002432A7" w14:paraId="7698E5E7" w14:textId="343CAD0D" w:rsidTr="00753177">
        <w:trPr>
          <w:gridAfter w:val="1"/>
          <w:wAfter w:w="1093" w:type="dxa"/>
          <w:trHeight w:val="345"/>
          <w:trPrChange w:id="61" w:author="Baris Can Ustundag" w:date="2021-01-12T23:14:00Z">
            <w:trPr>
              <w:gridAfter w:val="1"/>
              <w:wAfter w:w="1093" w:type="dxa"/>
              <w:trHeight w:val="345"/>
            </w:trPr>
          </w:trPrChange>
        </w:trPr>
        <w:tc>
          <w:tcPr>
            <w:tcW w:w="3403" w:type="dxa"/>
            <w:gridSpan w:val="2"/>
            <w:tcBorders>
              <w:top w:val="single" w:sz="4" w:space="0" w:color="auto"/>
              <w:left w:val="single" w:sz="12" w:space="0" w:color="auto"/>
              <w:bottom w:val="nil"/>
              <w:right w:val="single" w:sz="4" w:space="0" w:color="000000"/>
            </w:tcBorders>
            <w:shd w:val="clear" w:color="auto" w:fill="auto"/>
            <w:noWrap/>
            <w:vAlign w:val="center"/>
            <w:hideMark/>
            <w:tcPrChange w:id="62" w:author="Baris Can Ustundag" w:date="2021-01-12T23:14:00Z">
              <w:tcPr>
                <w:tcW w:w="3403" w:type="dxa"/>
                <w:gridSpan w:val="2"/>
                <w:tcBorders>
                  <w:top w:val="single" w:sz="4" w:space="0" w:color="auto"/>
                  <w:left w:val="single" w:sz="12" w:space="0" w:color="auto"/>
                  <w:bottom w:val="nil"/>
                  <w:right w:val="single" w:sz="4" w:space="0" w:color="000000"/>
                </w:tcBorders>
                <w:shd w:val="clear" w:color="auto" w:fill="auto"/>
                <w:noWrap/>
                <w:vAlign w:val="center"/>
                <w:hideMark/>
              </w:tcPr>
            </w:tcPrChange>
          </w:tcPr>
          <w:p w14:paraId="72A46AB8" w14:textId="77777777" w:rsidR="00753177" w:rsidRPr="002432A7" w:rsidRDefault="00753177" w:rsidP="00D40F33">
            <w:pPr>
              <w:rPr>
                <w:rFonts w:ascii="Calibri" w:eastAsia="Times New Roman" w:hAnsi="Calibri" w:cs="Calibri"/>
                <w:b/>
                <w:bCs/>
                <w:color w:val="000000"/>
                <w:lang w:eastAsia="tr-TR"/>
              </w:rPr>
            </w:pPr>
            <w:r>
              <w:rPr>
                <w:rFonts w:ascii="Calibri" w:eastAsia="Times New Roman" w:hAnsi="Calibri" w:cs="Calibri"/>
                <w:b/>
                <w:bCs/>
                <w:color w:val="000000"/>
                <w:lang w:eastAsia="tr-TR"/>
              </w:rPr>
              <w:t xml:space="preserve">Projenin Toplam </w:t>
            </w:r>
            <w:r w:rsidRPr="002432A7">
              <w:rPr>
                <w:rFonts w:ascii="Calibri" w:eastAsia="Times New Roman" w:hAnsi="Calibri" w:cs="Calibri"/>
                <w:b/>
                <w:bCs/>
                <w:color w:val="000000"/>
                <w:lang w:eastAsia="tr-TR"/>
              </w:rPr>
              <w:t>Personel Sayısı</w:t>
            </w:r>
          </w:p>
        </w:tc>
        <w:tc>
          <w:tcPr>
            <w:tcW w:w="7088" w:type="dxa"/>
            <w:gridSpan w:val="8"/>
            <w:tcBorders>
              <w:top w:val="single" w:sz="4" w:space="0" w:color="auto"/>
              <w:left w:val="nil"/>
              <w:bottom w:val="single" w:sz="4" w:space="0" w:color="auto"/>
              <w:right w:val="single" w:sz="12" w:space="0" w:color="auto"/>
            </w:tcBorders>
            <w:shd w:val="clear" w:color="auto" w:fill="auto"/>
            <w:noWrap/>
            <w:vAlign w:val="bottom"/>
            <w:hideMark/>
            <w:tcPrChange w:id="63" w:author="Baris Can Ustundag" w:date="2021-01-12T23:14:00Z">
              <w:tcPr>
                <w:tcW w:w="7088" w:type="dxa"/>
                <w:gridSpan w:val="8"/>
                <w:tcBorders>
                  <w:top w:val="single" w:sz="4" w:space="0" w:color="auto"/>
                  <w:left w:val="nil"/>
                  <w:bottom w:val="single" w:sz="4" w:space="0" w:color="auto"/>
                  <w:right w:val="single" w:sz="12" w:space="0" w:color="auto"/>
                </w:tcBorders>
                <w:shd w:val="clear" w:color="auto" w:fill="auto"/>
                <w:noWrap/>
                <w:vAlign w:val="bottom"/>
                <w:hideMark/>
              </w:tcPr>
            </w:tcPrChange>
          </w:tcPr>
          <w:p w14:paraId="289EFE92" w14:textId="38CE3004" w:rsidR="00753177" w:rsidRPr="003D4E33" w:rsidRDefault="00753177" w:rsidP="00D40F33">
            <w:pPr>
              <w:rPr>
                <w:rFonts w:ascii="Calibri" w:eastAsia="Times New Roman" w:hAnsi="Calibri" w:cs="Calibri"/>
                <w:color w:val="000000"/>
                <w:lang w:eastAsia="tr-TR"/>
              </w:rPr>
            </w:pPr>
            <w:r w:rsidRPr="003D4E33">
              <w:rPr>
                <w:rFonts w:ascii="Calibri" w:eastAsia="Times New Roman" w:hAnsi="Calibri" w:cs="Calibri"/>
                <w:color w:val="000000"/>
                <w:lang w:eastAsia="tr-TR"/>
              </w:rPr>
              <w:t>:</w:t>
            </w:r>
            <w:r>
              <w:rPr>
                <w:rFonts w:ascii="Calibri" w:eastAsia="Times New Roman" w:hAnsi="Calibri" w:cs="Calibri"/>
                <w:color w:val="000000"/>
                <w:lang w:eastAsia="tr-TR"/>
              </w:rPr>
              <w:t xml:space="preserve"> 5</w:t>
            </w:r>
          </w:p>
        </w:tc>
        <w:tc>
          <w:tcPr>
            <w:tcW w:w="10491" w:type="dxa"/>
            <w:gridSpan w:val="2"/>
            <w:tcBorders>
              <w:top w:val="single" w:sz="4" w:space="0" w:color="auto"/>
              <w:left w:val="nil"/>
              <w:bottom w:val="single" w:sz="4" w:space="0" w:color="auto"/>
              <w:right w:val="single" w:sz="12" w:space="0" w:color="auto"/>
            </w:tcBorders>
            <w:tcPrChange w:id="64" w:author="Baris Can Ustundag" w:date="2021-01-12T23:14:00Z">
              <w:tcPr>
                <w:tcW w:w="10491" w:type="dxa"/>
                <w:gridSpan w:val="2"/>
                <w:tcBorders>
                  <w:top w:val="single" w:sz="4" w:space="0" w:color="auto"/>
                  <w:left w:val="nil"/>
                  <w:bottom w:val="single" w:sz="4" w:space="0" w:color="auto"/>
                  <w:right w:val="single" w:sz="12" w:space="0" w:color="auto"/>
                </w:tcBorders>
              </w:tcPr>
            </w:tcPrChange>
          </w:tcPr>
          <w:p w14:paraId="16C7ABDC" w14:textId="77777777" w:rsidR="00753177" w:rsidRPr="003D4E33" w:rsidRDefault="00753177" w:rsidP="00D40F33">
            <w:pPr>
              <w:rPr>
                <w:ins w:id="65" w:author="Baris Can Ustundag" w:date="2021-01-12T23:14:00Z"/>
                <w:rFonts w:ascii="Calibri" w:eastAsia="Times New Roman" w:hAnsi="Calibri" w:cs="Calibri"/>
                <w:color w:val="000000"/>
                <w:lang w:eastAsia="tr-TR"/>
              </w:rPr>
            </w:pPr>
          </w:p>
        </w:tc>
      </w:tr>
      <w:tr w:rsidR="00753177" w:rsidRPr="002432A7" w14:paraId="5201FEBD" w14:textId="0518CC20" w:rsidTr="00753177">
        <w:trPr>
          <w:gridAfter w:val="1"/>
          <w:wAfter w:w="1093" w:type="dxa"/>
          <w:trHeight w:val="345"/>
          <w:trPrChange w:id="66" w:author="Baris Can Ustundag" w:date="2021-01-12T23:14:00Z">
            <w:trPr>
              <w:gridAfter w:val="1"/>
              <w:wAfter w:w="1093" w:type="dxa"/>
              <w:trHeight w:val="345"/>
            </w:trPr>
          </w:trPrChange>
        </w:trPr>
        <w:tc>
          <w:tcPr>
            <w:tcW w:w="3403" w:type="dxa"/>
            <w:gridSpan w:val="2"/>
            <w:tcBorders>
              <w:top w:val="single" w:sz="4" w:space="0" w:color="auto"/>
              <w:left w:val="single" w:sz="12" w:space="0" w:color="auto"/>
              <w:bottom w:val="nil"/>
              <w:right w:val="single" w:sz="4" w:space="0" w:color="000000"/>
            </w:tcBorders>
            <w:shd w:val="clear" w:color="auto" w:fill="auto"/>
            <w:noWrap/>
            <w:vAlign w:val="center"/>
            <w:tcPrChange w:id="67" w:author="Baris Can Ustundag" w:date="2021-01-12T23:14:00Z">
              <w:tcPr>
                <w:tcW w:w="3403" w:type="dxa"/>
                <w:gridSpan w:val="2"/>
                <w:tcBorders>
                  <w:top w:val="single" w:sz="4" w:space="0" w:color="auto"/>
                  <w:left w:val="single" w:sz="12" w:space="0" w:color="auto"/>
                  <w:bottom w:val="nil"/>
                  <w:right w:val="single" w:sz="4" w:space="0" w:color="000000"/>
                </w:tcBorders>
                <w:shd w:val="clear" w:color="auto" w:fill="auto"/>
                <w:noWrap/>
                <w:vAlign w:val="center"/>
              </w:tcPr>
            </w:tcPrChange>
          </w:tcPr>
          <w:p w14:paraId="62B8B7F7" w14:textId="77777777" w:rsidR="00753177" w:rsidRDefault="00753177" w:rsidP="00D40F33">
            <w:pPr>
              <w:rPr>
                <w:rFonts w:ascii="Calibri" w:eastAsia="Times New Roman" w:hAnsi="Calibri" w:cs="Calibri"/>
                <w:b/>
                <w:bCs/>
                <w:color w:val="000000"/>
                <w:lang w:eastAsia="tr-TR"/>
              </w:rPr>
            </w:pPr>
            <w:r>
              <w:rPr>
                <w:rFonts w:ascii="Calibri" w:eastAsia="Times New Roman" w:hAnsi="Calibri" w:cs="Calibri"/>
                <w:b/>
                <w:bCs/>
                <w:color w:val="000000"/>
                <w:lang w:eastAsia="tr-TR"/>
              </w:rPr>
              <w:t>Talep Edilen Ofis Alanı(</w:t>
            </w:r>
            <w:r w:rsidRPr="004E6536">
              <w:rPr>
                <w:rFonts w:ascii="Calibri" w:eastAsia="Times New Roman" w:hAnsi="Calibri" w:cs="Calibri"/>
                <w:b/>
                <w:bCs/>
                <w:color w:val="000000"/>
                <w:lang w:eastAsia="tr-TR"/>
              </w:rPr>
              <w:t>m²</w:t>
            </w:r>
            <w:r>
              <w:rPr>
                <w:rFonts w:ascii="Calibri" w:eastAsia="Times New Roman" w:hAnsi="Calibri" w:cs="Calibri"/>
                <w:b/>
                <w:bCs/>
                <w:color w:val="000000"/>
                <w:lang w:eastAsia="tr-TR"/>
              </w:rPr>
              <w:t>)</w:t>
            </w:r>
          </w:p>
        </w:tc>
        <w:tc>
          <w:tcPr>
            <w:tcW w:w="7088" w:type="dxa"/>
            <w:gridSpan w:val="8"/>
            <w:tcBorders>
              <w:top w:val="single" w:sz="4" w:space="0" w:color="auto"/>
              <w:left w:val="nil"/>
              <w:bottom w:val="single" w:sz="4" w:space="0" w:color="auto"/>
              <w:right w:val="single" w:sz="12" w:space="0" w:color="auto"/>
            </w:tcBorders>
            <w:shd w:val="clear" w:color="auto" w:fill="auto"/>
            <w:noWrap/>
            <w:vAlign w:val="bottom"/>
            <w:tcPrChange w:id="68" w:author="Baris Can Ustundag" w:date="2021-01-12T23:14:00Z">
              <w:tcPr>
                <w:tcW w:w="7088" w:type="dxa"/>
                <w:gridSpan w:val="8"/>
                <w:tcBorders>
                  <w:top w:val="single" w:sz="4" w:space="0" w:color="auto"/>
                  <w:left w:val="nil"/>
                  <w:bottom w:val="single" w:sz="4" w:space="0" w:color="auto"/>
                  <w:right w:val="single" w:sz="12" w:space="0" w:color="auto"/>
                </w:tcBorders>
                <w:shd w:val="clear" w:color="auto" w:fill="auto"/>
                <w:noWrap/>
                <w:vAlign w:val="bottom"/>
              </w:tcPr>
            </w:tcPrChange>
          </w:tcPr>
          <w:p w14:paraId="6376720B" w14:textId="110A49CD" w:rsidR="00753177" w:rsidRPr="003D4E33" w:rsidRDefault="00753177" w:rsidP="00D40F33">
            <w:pPr>
              <w:rPr>
                <w:rFonts w:ascii="Calibri" w:eastAsia="Times New Roman" w:hAnsi="Calibri" w:cs="Calibri"/>
                <w:color w:val="000000"/>
                <w:lang w:eastAsia="tr-TR"/>
              </w:rPr>
            </w:pPr>
            <w:r w:rsidRPr="003D4E33">
              <w:rPr>
                <w:rFonts w:ascii="Calibri" w:eastAsia="Times New Roman" w:hAnsi="Calibri" w:cs="Calibri"/>
                <w:color w:val="000000"/>
                <w:lang w:eastAsia="tr-TR"/>
              </w:rPr>
              <w:t xml:space="preserve">: </w:t>
            </w:r>
            <w:r>
              <w:rPr>
                <w:rFonts w:ascii="Calibri" w:eastAsia="Times New Roman" w:hAnsi="Calibri" w:cs="Calibri"/>
                <w:color w:val="000000"/>
                <w:lang w:eastAsia="tr-TR"/>
              </w:rPr>
              <w:t>35</w:t>
            </w:r>
          </w:p>
        </w:tc>
        <w:tc>
          <w:tcPr>
            <w:tcW w:w="10491" w:type="dxa"/>
            <w:gridSpan w:val="2"/>
            <w:tcBorders>
              <w:top w:val="single" w:sz="4" w:space="0" w:color="auto"/>
              <w:left w:val="nil"/>
              <w:bottom w:val="single" w:sz="4" w:space="0" w:color="auto"/>
              <w:right w:val="single" w:sz="12" w:space="0" w:color="auto"/>
            </w:tcBorders>
            <w:tcPrChange w:id="69" w:author="Baris Can Ustundag" w:date="2021-01-12T23:14:00Z">
              <w:tcPr>
                <w:tcW w:w="10491" w:type="dxa"/>
                <w:gridSpan w:val="2"/>
                <w:tcBorders>
                  <w:top w:val="single" w:sz="4" w:space="0" w:color="auto"/>
                  <w:left w:val="nil"/>
                  <w:bottom w:val="single" w:sz="4" w:space="0" w:color="auto"/>
                  <w:right w:val="single" w:sz="12" w:space="0" w:color="auto"/>
                </w:tcBorders>
              </w:tcPr>
            </w:tcPrChange>
          </w:tcPr>
          <w:p w14:paraId="235B99C1" w14:textId="77777777" w:rsidR="00753177" w:rsidRPr="003D4E33" w:rsidRDefault="00753177" w:rsidP="00D40F33">
            <w:pPr>
              <w:rPr>
                <w:ins w:id="70" w:author="Baris Can Ustundag" w:date="2021-01-12T23:14:00Z"/>
                <w:rFonts w:ascii="Calibri" w:eastAsia="Times New Roman" w:hAnsi="Calibri" w:cs="Calibri"/>
                <w:color w:val="000000"/>
                <w:lang w:eastAsia="tr-TR"/>
              </w:rPr>
            </w:pPr>
          </w:p>
        </w:tc>
      </w:tr>
      <w:tr w:rsidR="00753177" w:rsidRPr="002432A7" w14:paraId="4A73655A" w14:textId="0C264873" w:rsidTr="00753177">
        <w:trPr>
          <w:gridAfter w:val="1"/>
          <w:wAfter w:w="1093" w:type="dxa"/>
          <w:trHeight w:val="345"/>
          <w:trPrChange w:id="71" w:author="Baris Can Ustundag" w:date="2021-01-12T23:14:00Z">
            <w:trPr>
              <w:gridAfter w:val="1"/>
              <w:wAfter w:w="1093" w:type="dxa"/>
              <w:trHeight w:val="345"/>
            </w:trPr>
          </w:trPrChange>
        </w:trPr>
        <w:tc>
          <w:tcPr>
            <w:tcW w:w="3403" w:type="dxa"/>
            <w:gridSpan w:val="2"/>
            <w:tcBorders>
              <w:top w:val="single" w:sz="4" w:space="0" w:color="auto"/>
              <w:left w:val="single" w:sz="12" w:space="0" w:color="auto"/>
              <w:bottom w:val="single" w:sz="12" w:space="0" w:color="auto"/>
              <w:right w:val="single" w:sz="4" w:space="0" w:color="000000"/>
            </w:tcBorders>
            <w:shd w:val="clear" w:color="auto" w:fill="auto"/>
            <w:noWrap/>
            <w:vAlign w:val="center"/>
            <w:hideMark/>
            <w:tcPrChange w:id="72" w:author="Baris Can Ustundag" w:date="2021-01-12T23:14:00Z">
              <w:tcPr>
                <w:tcW w:w="3403" w:type="dxa"/>
                <w:gridSpan w:val="2"/>
                <w:tcBorders>
                  <w:top w:val="single" w:sz="4" w:space="0" w:color="auto"/>
                  <w:left w:val="single" w:sz="12" w:space="0" w:color="auto"/>
                  <w:bottom w:val="single" w:sz="12" w:space="0" w:color="auto"/>
                  <w:right w:val="single" w:sz="4" w:space="0" w:color="000000"/>
                </w:tcBorders>
                <w:shd w:val="clear" w:color="auto" w:fill="auto"/>
                <w:noWrap/>
                <w:vAlign w:val="center"/>
                <w:hideMark/>
              </w:tcPr>
            </w:tcPrChange>
          </w:tcPr>
          <w:p w14:paraId="31968455" w14:textId="77777777" w:rsidR="00753177" w:rsidRPr="002432A7" w:rsidRDefault="00753177" w:rsidP="00D40F33">
            <w:pPr>
              <w:rPr>
                <w:rFonts w:ascii="Calibri" w:eastAsia="Times New Roman" w:hAnsi="Calibri" w:cs="Calibri"/>
                <w:b/>
                <w:bCs/>
                <w:color w:val="000000"/>
                <w:lang w:eastAsia="tr-TR"/>
              </w:rPr>
            </w:pPr>
            <w:r w:rsidRPr="002432A7">
              <w:rPr>
                <w:rFonts w:ascii="Calibri" w:eastAsia="Times New Roman" w:hAnsi="Calibri" w:cs="Calibri"/>
                <w:b/>
                <w:bCs/>
                <w:color w:val="000000"/>
                <w:lang w:eastAsia="tr-TR"/>
              </w:rPr>
              <w:t xml:space="preserve">Tahmini </w:t>
            </w:r>
            <w:r>
              <w:rPr>
                <w:rFonts w:ascii="Calibri" w:eastAsia="Times New Roman" w:hAnsi="Calibri" w:cs="Calibri"/>
                <w:b/>
                <w:bCs/>
                <w:color w:val="000000"/>
                <w:lang w:eastAsia="tr-TR"/>
              </w:rPr>
              <w:t xml:space="preserve">Proje </w:t>
            </w:r>
            <w:r w:rsidRPr="002432A7">
              <w:rPr>
                <w:rFonts w:ascii="Calibri" w:eastAsia="Times New Roman" w:hAnsi="Calibri" w:cs="Calibri"/>
                <w:b/>
                <w:bCs/>
                <w:color w:val="000000"/>
                <w:lang w:eastAsia="tr-TR"/>
              </w:rPr>
              <w:t>Bütçe</w:t>
            </w:r>
            <w:r>
              <w:rPr>
                <w:rFonts w:ascii="Calibri" w:eastAsia="Times New Roman" w:hAnsi="Calibri" w:cs="Calibri"/>
                <w:b/>
                <w:bCs/>
                <w:color w:val="000000"/>
                <w:lang w:eastAsia="tr-TR"/>
              </w:rPr>
              <w:t>si</w:t>
            </w:r>
          </w:p>
        </w:tc>
        <w:tc>
          <w:tcPr>
            <w:tcW w:w="7088" w:type="dxa"/>
            <w:gridSpan w:val="8"/>
            <w:tcBorders>
              <w:top w:val="single" w:sz="4" w:space="0" w:color="auto"/>
              <w:left w:val="nil"/>
              <w:bottom w:val="single" w:sz="12" w:space="0" w:color="auto"/>
              <w:right w:val="single" w:sz="12" w:space="0" w:color="auto"/>
            </w:tcBorders>
            <w:shd w:val="clear" w:color="auto" w:fill="auto"/>
            <w:noWrap/>
            <w:vAlign w:val="bottom"/>
            <w:hideMark/>
            <w:tcPrChange w:id="73" w:author="Baris Can Ustundag" w:date="2021-01-12T23:14:00Z">
              <w:tcPr>
                <w:tcW w:w="7088" w:type="dxa"/>
                <w:gridSpan w:val="8"/>
                <w:tcBorders>
                  <w:top w:val="single" w:sz="4" w:space="0" w:color="auto"/>
                  <w:left w:val="nil"/>
                  <w:bottom w:val="single" w:sz="12" w:space="0" w:color="auto"/>
                  <w:right w:val="single" w:sz="12" w:space="0" w:color="auto"/>
                </w:tcBorders>
                <w:shd w:val="clear" w:color="auto" w:fill="auto"/>
                <w:noWrap/>
                <w:vAlign w:val="bottom"/>
                <w:hideMark/>
              </w:tcPr>
            </w:tcPrChange>
          </w:tcPr>
          <w:p w14:paraId="765F8B64" w14:textId="119B832E" w:rsidR="00753177" w:rsidRPr="003D4E33" w:rsidRDefault="00753177" w:rsidP="00D40F33">
            <w:pPr>
              <w:rPr>
                <w:rFonts w:ascii="Calibri" w:eastAsia="Times New Roman" w:hAnsi="Calibri" w:cs="Calibri"/>
                <w:color w:val="000000"/>
                <w:lang w:eastAsia="tr-TR"/>
              </w:rPr>
            </w:pPr>
            <w:r w:rsidRPr="003D4E33">
              <w:rPr>
                <w:rFonts w:ascii="Calibri" w:eastAsia="Times New Roman" w:hAnsi="Calibri" w:cs="Calibri"/>
                <w:color w:val="000000"/>
                <w:lang w:eastAsia="tr-TR"/>
              </w:rPr>
              <w:t xml:space="preserve">: </w:t>
            </w:r>
          </w:p>
        </w:tc>
        <w:tc>
          <w:tcPr>
            <w:tcW w:w="10491" w:type="dxa"/>
            <w:gridSpan w:val="2"/>
            <w:tcBorders>
              <w:top w:val="single" w:sz="4" w:space="0" w:color="auto"/>
              <w:left w:val="nil"/>
              <w:bottom w:val="single" w:sz="12" w:space="0" w:color="auto"/>
              <w:right w:val="single" w:sz="12" w:space="0" w:color="auto"/>
            </w:tcBorders>
            <w:tcPrChange w:id="74" w:author="Baris Can Ustundag" w:date="2021-01-12T23:14:00Z">
              <w:tcPr>
                <w:tcW w:w="10491" w:type="dxa"/>
                <w:gridSpan w:val="2"/>
                <w:tcBorders>
                  <w:top w:val="single" w:sz="4" w:space="0" w:color="auto"/>
                  <w:left w:val="nil"/>
                  <w:bottom w:val="single" w:sz="12" w:space="0" w:color="auto"/>
                  <w:right w:val="single" w:sz="12" w:space="0" w:color="auto"/>
                </w:tcBorders>
              </w:tcPr>
            </w:tcPrChange>
          </w:tcPr>
          <w:p w14:paraId="33B61442" w14:textId="77777777" w:rsidR="00753177" w:rsidRPr="003D4E33" w:rsidRDefault="00753177" w:rsidP="00D40F33">
            <w:pPr>
              <w:rPr>
                <w:ins w:id="75" w:author="Baris Can Ustundag" w:date="2021-01-12T23:14:00Z"/>
                <w:rFonts w:ascii="Calibri" w:eastAsia="Times New Roman" w:hAnsi="Calibri" w:cs="Calibri"/>
                <w:color w:val="000000"/>
                <w:lang w:eastAsia="tr-TR"/>
              </w:rPr>
            </w:pPr>
          </w:p>
        </w:tc>
      </w:tr>
      <w:tr w:rsidR="00753177" w:rsidRPr="002432A7" w14:paraId="657FF046" w14:textId="77777777" w:rsidTr="00753177">
        <w:trPr>
          <w:trHeight w:val="287"/>
          <w:trPrChange w:id="76" w:author="Baris Can Ustundag" w:date="2021-01-12T23:14:00Z">
            <w:trPr>
              <w:trHeight w:val="287"/>
            </w:trPr>
          </w:trPrChange>
        </w:trPr>
        <w:tc>
          <w:tcPr>
            <w:tcW w:w="160" w:type="dxa"/>
            <w:tcBorders>
              <w:top w:val="single" w:sz="12" w:space="0" w:color="auto"/>
              <w:left w:val="nil"/>
              <w:bottom w:val="single" w:sz="12" w:space="0" w:color="auto"/>
              <w:right w:val="nil"/>
            </w:tcBorders>
            <w:shd w:val="clear" w:color="auto" w:fill="auto"/>
            <w:noWrap/>
            <w:vAlign w:val="bottom"/>
            <w:hideMark/>
            <w:tcPrChange w:id="77" w:author="Baris Can Ustundag" w:date="2021-01-12T23:14:00Z">
              <w:tcPr>
                <w:tcW w:w="160" w:type="dxa"/>
                <w:tcBorders>
                  <w:top w:val="single" w:sz="12" w:space="0" w:color="auto"/>
                  <w:left w:val="nil"/>
                  <w:bottom w:val="single" w:sz="12" w:space="0" w:color="auto"/>
                  <w:right w:val="nil"/>
                </w:tcBorders>
                <w:shd w:val="clear" w:color="auto" w:fill="auto"/>
                <w:noWrap/>
                <w:vAlign w:val="bottom"/>
                <w:hideMark/>
              </w:tcPr>
            </w:tcPrChange>
          </w:tcPr>
          <w:p w14:paraId="4804086F" w14:textId="77777777" w:rsidR="00753177" w:rsidRPr="002432A7" w:rsidRDefault="00753177" w:rsidP="00D40F33">
            <w:pPr>
              <w:rPr>
                <w:rFonts w:ascii="Calibri" w:eastAsia="Times New Roman" w:hAnsi="Calibri" w:cs="Calibri"/>
                <w:b/>
                <w:bCs/>
                <w:color w:val="000000"/>
                <w:lang w:eastAsia="tr-TR"/>
              </w:rPr>
            </w:pPr>
          </w:p>
        </w:tc>
        <w:tc>
          <w:tcPr>
            <w:tcW w:w="3925" w:type="dxa"/>
            <w:gridSpan w:val="2"/>
            <w:tcBorders>
              <w:top w:val="single" w:sz="12" w:space="0" w:color="auto"/>
              <w:left w:val="nil"/>
              <w:bottom w:val="single" w:sz="12" w:space="0" w:color="auto"/>
              <w:right w:val="nil"/>
            </w:tcBorders>
            <w:shd w:val="clear" w:color="auto" w:fill="auto"/>
            <w:noWrap/>
            <w:vAlign w:val="bottom"/>
            <w:hideMark/>
            <w:tcPrChange w:id="78" w:author="Baris Can Ustundag" w:date="2021-01-12T23:14:00Z">
              <w:tcPr>
                <w:tcW w:w="3925" w:type="dxa"/>
                <w:gridSpan w:val="2"/>
                <w:tcBorders>
                  <w:top w:val="single" w:sz="12" w:space="0" w:color="auto"/>
                  <w:left w:val="nil"/>
                  <w:bottom w:val="single" w:sz="12" w:space="0" w:color="auto"/>
                  <w:right w:val="nil"/>
                </w:tcBorders>
                <w:shd w:val="clear" w:color="auto" w:fill="auto"/>
                <w:noWrap/>
                <w:vAlign w:val="bottom"/>
                <w:hideMark/>
              </w:tcPr>
            </w:tcPrChange>
          </w:tcPr>
          <w:p w14:paraId="5DC462E3" w14:textId="77777777" w:rsidR="00753177" w:rsidRPr="002432A7" w:rsidRDefault="00753177" w:rsidP="00D40F33">
            <w:pPr>
              <w:rPr>
                <w:rFonts w:ascii="Times New Roman" w:eastAsia="Times New Roman" w:hAnsi="Times New Roman" w:cs="Times New Roman"/>
                <w:sz w:val="20"/>
                <w:szCs w:val="20"/>
                <w:lang w:eastAsia="tr-TR"/>
              </w:rPr>
            </w:pPr>
          </w:p>
        </w:tc>
        <w:tc>
          <w:tcPr>
            <w:tcW w:w="160" w:type="dxa"/>
            <w:tcBorders>
              <w:top w:val="single" w:sz="12" w:space="0" w:color="auto"/>
              <w:left w:val="nil"/>
              <w:bottom w:val="single" w:sz="12" w:space="0" w:color="auto"/>
              <w:right w:val="nil"/>
            </w:tcBorders>
            <w:shd w:val="clear" w:color="auto" w:fill="auto"/>
            <w:noWrap/>
            <w:vAlign w:val="bottom"/>
            <w:hideMark/>
            <w:tcPrChange w:id="79" w:author="Baris Can Ustundag" w:date="2021-01-12T23:14:00Z">
              <w:tcPr>
                <w:tcW w:w="160" w:type="dxa"/>
                <w:tcBorders>
                  <w:top w:val="single" w:sz="12" w:space="0" w:color="auto"/>
                  <w:left w:val="nil"/>
                  <w:bottom w:val="single" w:sz="12" w:space="0" w:color="auto"/>
                  <w:right w:val="nil"/>
                </w:tcBorders>
                <w:shd w:val="clear" w:color="auto" w:fill="auto"/>
                <w:noWrap/>
                <w:vAlign w:val="bottom"/>
                <w:hideMark/>
              </w:tcPr>
            </w:tcPrChange>
          </w:tcPr>
          <w:p w14:paraId="52129321" w14:textId="77777777" w:rsidR="00753177" w:rsidRPr="002432A7" w:rsidRDefault="00753177" w:rsidP="00D40F33">
            <w:pPr>
              <w:rPr>
                <w:rFonts w:ascii="Times New Roman" w:eastAsia="Times New Roman" w:hAnsi="Times New Roman" w:cs="Times New Roman"/>
                <w:sz w:val="20"/>
                <w:szCs w:val="20"/>
                <w:lang w:eastAsia="tr-TR"/>
              </w:rPr>
            </w:pPr>
          </w:p>
        </w:tc>
        <w:tc>
          <w:tcPr>
            <w:tcW w:w="786" w:type="dxa"/>
            <w:tcBorders>
              <w:top w:val="single" w:sz="12" w:space="0" w:color="auto"/>
              <w:left w:val="nil"/>
              <w:bottom w:val="single" w:sz="12" w:space="0" w:color="auto"/>
              <w:right w:val="nil"/>
            </w:tcBorders>
            <w:shd w:val="clear" w:color="auto" w:fill="auto"/>
            <w:noWrap/>
            <w:vAlign w:val="bottom"/>
            <w:hideMark/>
            <w:tcPrChange w:id="80" w:author="Baris Can Ustundag" w:date="2021-01-12T23:14:00Z">
              <w:tcPr>
                <w:tcW w:w="786" w:type="dxa"/>
                <w:tcBorders>
                  <w:top w:val="single" w:sz="12" w:space="0" w:color="auto"/>
                  <w:left w:val="nil"/>
                  <w:bottom w:val="single" w:sz="12" w:space="0" w:color="auto"/>
                  <w:right w:val="nil"/>
                </w:tcBorders>
                <w:shd w:val="clear" w:color="auto" w:fill="auto"/>
                <w:noWrap/>
                <w:vAlign w:val="bottom"/>
                <w:hideMark/>
              </w:tcPr>
            </w:tcPrChange>
          </w:tcPr>
          <w:p w14:paraId="2DA32BB6" w14:textId="77777777" w:rsidR="00753177" w:rsidRPr="002432A7" w:rsidRDefault="00753177" w:rsidP="00D40F33">
            <w:pPr>
              <w:jc w:val="right"/>
              <w:rPr>
                <w:rFonts w:ascii="Times New Roman" w:eastAsia="Times New Roman" w:hAnsi="Times New Roman" w:cs="Times New Roman"/>
                <w:sz w:val="20"/>
                <w:szCs w:val="20"/>
                <w:lang w:eastAsia="tr-TR"/>
              </w:rPr>
            </w:pPr>
          </w:p>
        </w:tc>
        <w:tc>
          <w:tcPr>
            <w:tcW w:w="1287" w:type="dxa"/>
            <w:tcBorders>
              <w:top w:val="single" w:sz="12" w:space="0" w:color="auto"/>
              <w:left w:val="nil"/>
              <w:bottom w:val="single" w:sz="12" w:space="0" w:color="auto"/>
              <w:right w:val="nil"/>
            </w:tcBorders>
            <w:shd w:val="clear" w:color="auto" w:fill="auto"/>
            <w:noWrap/>
            <w:vAlign w:val="center"/>
            <w:hideMark/>
            <w:tcPrChange w:id="81" w:author="Baris Can Ustundag" w:date="2021-01-12T23:14:00Z">
              <w:tcPr>
                <w:tcW w:w="1287" w:type="dxa"/>
                <w:tcBorders>
                  <w:top w:val="single" w:sz="12" w:space="0" w:color="auto"/>
                  <w:left w:val="nil"/>
                  <w:bottom w:val="single" w:sz="12" w:space="0" w:color="auto"/>
                  <w:right w:val="nil"/>
                </w:tcBorders>
                <w:shd w:val="clear" w:color="auto" w:fill="auto"/>
                <w:noWrap/>
                <w:vAlign w:val="center"/>
                <w:hideMark/>
              </w:tcPr>
            </w:tcPrChange>
          </w:tcPr>
          <w:p w14:paraId="67D0ACF9" w14:textId="77777777" w:rsidR="00753177" w:rsidRPr="002432A7" w:rsidRDefault="00753177" w:rsidP="00D40F33">
            <w:pPr>
              <w:rPr>
                <w:rFonts w:ascii="Times New Roman" w:eastAsia="Times New Roman" w:hAnsi="Times New Roman" w:cs="Times New Roman"/>
                <w:sz w:val="20"/>
                <w:szCs w:val="20"/>
                <w:lang w:eastAsia="tr-TR"/>
              </w:rPr>
            </w:pPr>
          </w:p>
        </w:tc>
        <w:tc>
          <w:tcPr>
            <w:tcW w:w="223" w:type="dxa"/>
            <w:tcBorders>
              <w:top w:val="single" w:sz="12" w:space="0" w:color="auto"/>
              <w:left w:val="nil"/>
              <w:bottom w:val="single" w:sz="12" w:space="0" w:color="auto"/>
              <w:right w:val="nil"/>
            </w:tcBorders>
            <w:shd w:val="clear" w:color="auto" w:fill="auto"/>
            <w:noWrap/>
            <w:vAlign w:val="center"/>
            <w:hideMark/>
            <w:tcPrChange w:id="82" w:author="Baris Can Ustundag" w:date="2021-01-12T23:14:00Z">
              <w:tcPr>
                <w:tcW w:w="223" w:type="dxa"/>
                <w:tcBorders>
                  <w:top w:val="single" w:sz="12" w:space="0" w:color="auto"/>
                  <w:left w:val="nil"/>
                  <w:bottom w:val="single" w:sz="12" w:space="0" w:color="auto"/>
                  <w:right w:val="nil"/>
                </w:tcBorders>
                <w:shd w:val="clear" w:color="auto" w:fill="auto"/>
                <w:noWrap/>
                <w:vAlign w:val="center"/>
                <w:hideMark/>
              </w:tcPr>
            </w:tcPrChange>
          </w:tcPr>
          <w:p w14:paraId="4B88ADB7" w14:textId="77777777" w:rsidR="00753177" w:rsidRPr="002432A7" w:rsidRDefault="00753177" w:rsidP="00D40F33">
            <w:pPr>
              <w:rPr>
                <w:rFonts w:ascii="Times New Roman" w:eastAsia="Times New Roman" w:hAnsi="Times New Roman" w:cs="Times New Roman"/>
                <w:sz w:val="20"/>
                <w:szCs w:val="20"/>
                <w:lang w:eastAsia="tr-TR"/>
              </w:rPr>
            </w:pPr>
          </w:p>
        </w:tc>
        <w:tc>
          <w:tcPr>
            <w:tcW w:w="2976" w:type="dxa"/>
            <w:tcBorders>
              <w:top w:val="single" w:sz="12" w:space="0" w:color="auto"/>
              <w:left w:val="nil"/>
              <w:bottom w:val="single" w:sz="12" w:space="0" w:color="auto"/>
              <w:right w:val="nil"/>
            </w:tcBorders>
            <w:shd w:val="clear" w:color="auto" w:fill="auto"/>
            <w:noWrap/>
            <w:vAlign w:val="center"/>
            <w:hideMark/>
            <w:tcPrChange w:id="83" w:author="Baris Can Ustundag" w:date="2021-01-12T23:14:00Z">
              <w:tcPr>
                <w:tcW w:w="2976" w:type="dxa"/>
                <w:tcBorders>
                  <w:top w:val="single" w:sz="12" w:space="0" w:color="auto"/>
                  <w:left w:val="nil"/>
                  <w:bottom w:val="single" w:sz="12" w:space="0" w:color="auto"/>
                  <w:right w:val="nil"/>
                </w:tcBorders>
                <w:shd w:val="clear" w:color="auto" w:fill="auto"/>
                <w:noWrap/>
                <w:vAlign w:val="center"/>
                <w:hideMark/>
              </w:tcPr>
            </w:tcPrChange>
          </w:tcPr>
          <w:p w14:paraId="557D167A" w14:textId="77777777" w:rsidR="00753177" w:rsidRPr="002432A7" w:rsidRDefault="00753177" w:rsidP="00D40F33">
            <w:pPr>
              <w:rPr>
                <w:rFonts w:ascii="Times New Roman" w:eastAsia="Times New Roman" w:hAnsi="Times New Roman" w:cs="Times New Roman"/>
                <w:sz w:val="20"/>
                <w:szCs w:val="20"/>
                <w:lang w:eastAsia="tr-TR"/>
              </w:rPr>
            </w:pPr>
          </w:p>
        </w:tc>
        <w:tc>
          <w:tcPr>
            <w:tcW w:w="814" w:type="dxa"/>
            <w:tcBorders>
              <w:top w:val="single" w:sz="12" w:space="0" w:color="auto"/>
              <w:left w:val="nil"/>
              <w:bottom w:val="single" w:sz="12" w:space="0" w:color="auto"/>
              <w:right w:val="nil"/>
            </w:tcBorders>
            <w:shd w:val="clear" w:color="auto" w:fill="auto"/>
            <w:noWrap/>
            <w:vAlign w:val="center"/>
            <w:hideMark/>
            <w:tcPrChange w:id="84" w:author="Baris Can Ustundag" w:date="2021-01-12T23:14:00Z">
              <w:tcPr>
                <w:tcW w:w="814" w:type="dxa"/>
                <w:tcBorders>
                  <w:top w:val="single" w:sz="12" w:space="0" w:color="auto"/>
                  <w:left w:val="nil"/>
                  <w:bottom w:val="single" w:sz="12" w:space="0" w:color="auto"/>
                  <w:right w:val="nil"/>
                </w:tcBorders>
                <w:shd w:val="clear" w:color="auto" w:fill="auto"/>
                <w:noWrap/>
                <w:vAlign w:val="center"/>
                <w:hideMark/>
              </w:tcPr>
            </w:tcPrChange>
          </w:tcPr>
          <w:p w14:paraId="3AD42DB9" w14:textId="77777777" w:rsidR="00753177" w:rsidRPr="002432A7" w:rsidRDefault="00753177" w:rsidP="00D40F33">
            <w:pPr>
              <w:rPr>
                <w:rFonts w:ascii="Times New Roman" w:eastAsia="Times New Roman" w:hAnsi="Times New Roman" w:cs="Times New Roman"/>
                <w:sz w:val="20"/>
                <w:szCs w:val="20"/>
                <w:lang w:eastAsia="tr-TR"/>
              </w:rPr>
            </w:pPr>
          </w:p>
        </w:tc>
        <w:tc>
          <w:tcPr>
            <w:tcW w:w="10491" w:type="dxa"/>
            <w:gridSpan w:val="2"/>
            <w:tcBorders>
              <w:top w:val="nil"/>
              <w:left w:val="nil"/>
              <w:bottom w:val="nil"/>
              <w:right w:val="nil"/>
            </w:tcBorders>
            <w:tcPrChange w:id="85" w:author="Baris Can Ustundag" w:date="2021-01-12T23:14:00Z">
              <w:tcPr>
                <w:tcW w:w="10491" w:type="dxa"/>
                <w:gridSpan w:val="2"/>
                <w:tcBorders>
                  <w:top w:val="nil"/>
                  <w:left w:val="nil"/>
                  <w:bottom w:val="nil"/>
                  <w:right w:val="nil"/>
                </w:tcBorders>
              </w:tcPr>
            </w:tcPrChange>
          </w:tcPr>
          <w:p w14:paraId="42764048" w14:textId="77777777" w:rsidR="00753177" w:rsidRPr="002432A7" w:rsidRDefault="00753177" w:rsidP="00D40F33">
            <w:pPr>
              <w:rPr>
                <w:ins w:id="86" w:author="Baris Can Ustundag" w:date="2021-01-12T23:14:00Z"/>
                <w:rFonts w:ascii="Times New Roman" w:eastAsia="Times New Roman" w:hAnsi="Times New Roman" w:cs="Times New Roman"/>
                <w:sz w:val="20"/>
                <w:szCs w:val="20"/>
                <w:lang w:eastAsia="tr-TR"/>
              </w:rPr>
            </w:pPr>
          </w:p>
        </w:tc>
        <w:tc>
          <w:tcPr>
            <w:tcW w:w="1253" w:type="dxa"/>
            <w:gridSpan w:val="2"/>
            <w:tcBorders>
              <w:top w:val="nil"/>
              <w:left w:val="nil"/>
              <w:bottom w:val="nil"/>
              <w:right w:val="nil"/>
            </w:tcBorders>
            <w:shd w:val="clear" w:color="auto" w:fill="auto"/>
            <w:noWrap/>
            <w:vAlign w:val="center"/>
            <w:hideMark/>
            <w:tcPrChange w:id="87" w:author="Baris Can Ustundag" w:date="2021-01-12T23:14:00Z">
              <w:tcPr>
                <w:tcW w:w="1253" w:type="dxa"/>
                <w:gridSpan w:val="2"/>
                <w:tcBorders>
                  <w:top w:val="nil"/>
                  <w:left w:val="nil"/>
                  <w:bottom w:val="nil"/>
                  <w:right w:val="nil"/>
                </w:tcBorders>
                <w:shd w:val="clear" w:color="auto" w:fill="auto"/>
                <w:noWrap/>
                <w:vAlign w:val="center"/>
                <w:hideMark/>
              </w:tcPr>
            </w:tcPrChange>
          </w:tcPr>
          <w:p w14:paraId="78EADF28" w14:textId="6B33EF75" w:rsidR="00753177" w:rsidRPr="002432A7" w:rsidRDefault="00753177" w:rsidP="00D40F33">
            <w:pPr>
              <w:rPr>
                <w:rFonts w:ascii="Times New Roman" w:eastAsia="Times New Roman" w:hAnsi="Times New Roman" w:cs="Times New Roman"/>
                <w:sz w:val="20"/>
                <w:szCs w:val="20"/>
                <w:lang w:eastAsia="tr-TR"/>
              </w:rPr>
            </w:pPr>
          </w:p>
        </w:tc>
      </w:tr>
      <w:tr w:rsidR="00753177" w:rsidRPr="002432A7" w14:paraId="21D114B4" w14:textId="4D8CEFD5" w:rsidTr="00753177">
        <w:trPr>
          <w:gridAfter w:val="1"/>
          <w:wAfter w:w="1093" w:type="dxa"/>
          <w:trHeight w:val="345"/>
          <w:trPrChange w:id="88" w:author="Baris Can Ustundag" w:date="2021-01-12T23:14:00Z">
            <w:trPr>
              <w:gridAfter w:val="1"/>
              <w:wAfter w:w="1093" w:type="dxa"/>
              <w:trHeight w:val="345"/>
            </w:trPr>
          </w:trPrChange>
        </w:trPr>
        <w:tc>
          <w:tcPr>
            <w:tcW w:w="10491" w:type="dxa"/>
            <w:gridSpan w:val="10"/>
            <w:tcBorders>
              <w:top w:val="single" w:sz="12" w:space="0" w:color="auto"/>
              <w:left w:val="single" w:sz="12" w:space="0" w:color="auto"/>
              <w:bottom w:val="single" w:sz="4" w:space="0" w:color="auto"/>
              <w:right w:val="single" w:sz="12" w:space="0" w:color="auto"/>
            </w:tcBorders>
            <w:shd w:val="clear" w:color="auto" w:fill="auto"/>
            <w:noWrap/>
            <w:vAlign w:val="bottom"/>
            <w:hideMark/>
            <w:tcPrChange w:id="89" w:author="Baris Can Ustundag" w:date="2021-01-12T23:14:00Z">
              <w:tcPr>
                <w:tcW w:w="10491" w:type="dxa"/>
                <w:gridSpan w:val="10"/>
                <w:tcBorders>
                  <w:top w:val="single" w:sz="12" w:space="0" w:color="auto"/>
                  <w:left w:val="single" w:sz="12" w:space="0" w:color="auto"/>
                  <w:bottom w:val="single" w:sz="4" w:space="0" w:color="auto"/>
                  <w:right w:val="single" w:sz="12" w:space="0" w:color="auto"/>
                </w:tcBorders>
                <w:shd w:val="clear" w:color="auto" w:fill="auto"/>
                <w:noWrap/>
                <w:vAlign w:val="bottom"/>
                <w:hideMark/>
              </w:tcPr>
            </w:tcPrChange>
          </w:tcPr>
          <w:p w14:paraId="78319940" w14:textId="77777777" w:rsidR="00753177" w:rsidRPr="002432A7" w:rsidRDefault="00753177" w:rsidP="00D40F33">
            <w:pPr>
              <w:rPr>
                <w:rFonts w:ascii="Calibri" w:eastAsia="Times New Roman" w:hAnsi="Calibri" w:cs="Calibri"/>
                <w:b/>
                <w:bCs/>
                <w:color w:val="000000"/>
                <w:lang w:eastAsia="tr-TR"/>
              </w:rPr>
            </w:pPr>
            <w:r w:rsidRPr="002432A7">
              <w:rPr>
                <w:rFonts w:ascii="Calibri" w:eastAsia="Times New Roman" w:hAnsi="Calibri" w:cs="Calibri"/>
                <w:b/>
                <w:bCs/>
                <w:color w:val="000000"/>
                <w:lang w:eastAsia="tr-TR"/>
              </w:rPr>
              <w:t>Proje Detayı:</w:t>
            </w:r>
          </w:p>
        </w:tc>
        <w:tc>
          <w:tcPr>
            <w:tcW w:w="10491" w:type="dxa"/>
            <w:gridSpan w:val="2"/>
            <w:tcBorders>
              <w:top w:val="single" w:sz="12" w:space="0" w:color="auto"/>
              <w:left w:val="single" w:sz="12" w:space="0" w:color="auto"/>
              <w:bottom w:val="single" w:sz="4" w:space="0" w:color="auto"/>
              <w:right w:val="single" w:sz="12" w:space="0" w:color="auto"/>
            </w:tcBorders>
            <w:tcPrChange w:id="90" w:author="Baris Can Ustundag" w:date="2021-01-12T23:14:00Z">
              <w:tcPr>
                <w:tcW w:w="10491" w:type="dxa"/>
                <w:gridSpan w:val="2"/>
                <w:tcBorders>
                  <w:top w:val="single" w:sz="12" w:space="0" w:color="auto"/>
                  <w:left w:val="single" w:sz="12" w:space="0" w:color="auto"/>
                  <w:bottom w:val="single" w:sz="4" w:space="0" w:color="auto"/>
                  <w:right w:val="single" w:sz="12" w:space="0" w:color="auto"/>
                </w:tcBorders>
              </w:tcPr>
            </w:tcPrChange>
          </w:tcPr>
          <w:p w14:paraId="32D9AAE0" w14:textId="77777777" w:rsidR="00753177" w:rsidRPr="002432A7" w:rsidRDefault="00753177" w:rsidP="00D40F33">
            <w:pPr>
              <w:rPr>
                <w:ins w:id="91" w:author="Baris Can Ustundag" w:date="2021-01-12T23:14:00Z"/>
                <w:rFonts w:ascii="Calibri" w:eastAsia="Times New Roman" w:hAnsi="Calibri" w:cs="Calibri"/>
                <w:b/>
                <w:bCs/>
                <w:color w:val="000000"/>
                <w:lang w:eastAsia="tr-TR"/>
              </w:rPr>
            </w:pPr>
          </w:p>
        </w:tc>
      </w:tr>
      <w:tr w:rsidR="00753177" w:rsidRPr="002432A7" w14:paraId="34E90B9E" w14:textId="637D2DD0" w:rsidTr="00753177">
        <w:trPr>
          <w:gridAfter w:val="1"/>
          <w:wAfter w:w="1093" w:type="dxa"/>
          <w:trHeight w:val="345"/>
          <w:trPrChange w:id="92" w:author="Baris Can Ustundag" w:date="2021-01-12T23:14:00Z">
            <w:trPr>
              <w:gridAfter w:val="1"/>
              <w:wAfter w:w="1093" w:type="dxa"/>
              <w:trHeight w:val="345"/>
            </w:trPr>
          </w:trPrChange>
        </w:trPr>
        <w:tc>
          <w:tcPr>
            <w:tcW w:w="10491" w:type="dxa"/>
            <w:gridSpan w:val="10"/>
            <w:vMerge w:val="restart"/>
            <w:tcBorders>
              <w:top w:val="single" w:sz="4" w:space="0" w:color="auto"/>
              <w:left w:val="single" w:sz="12" w:space="0" w:color="auto"/>
              <w:bottom w:val="single" w:sz="4" w:space="0" w:color="000000"/>
              <w:right w:val="single" w:sz="12" w:space="0" w:color="auto"/>
            </w:tcBorders>
            <w:shd w:val="clear" w:color="auto" w:fill="auto"/>
            <w:hideMark/>
            <w:tcPrChange w:id="93" w:author="Baris Can Ustundag" w:date="2021-01-12T23:14:00Z">
              <w:tcPr>
                <w:tcW w:w="10491" w:type="dxa"/>
                <w:gridSpan w:val="10"/>
                <w:vMerge w:val="restart"/>
                <w:tcBorders>
                  <w:top w:val="single" w:sz="4" w:space="0" w:color="auto"/>
                  <w:left w:val="single" w:sz="12" w:space="0" w:color="auto"/>
                  <w:bottom w:val="single" w:sz="4" w:space="0" w:color="000000"/>
                  <w:right w:val="single" w:sz="12" w:space="0" w:color="auto"/>
                </w:tcBorders>
                <w:shd w:val="clear" w:color="auto" w:fill="auto"/>
                <w:hideMark/>
              </w:tcPr>
            </w:tcPrChange>
          </w:tcPr>
          <w:p w14:paraId="6D13F8F5" w14:textId="77777777" w:rsidR="00753177" w:rsidRDefault="00753177" w:rsidP="00D40F33">
            <w:pPr>
              <w:rPr>
                <w:rFonts w:ascii="Calibri" w:eastAsia="Times New Roman" w:hAnsi="Calibri" w:cs="Calibri"/>
                <w:bCs/>
                <w:i/>
                <w:color w:val="000000"/>
                <w:sz w:val="20"/>
                <w:lang w:eastAsia="tr-TR"/>
              </w:rPr>
            </w:pPr>
            <w:r>
              <w:rPr>
                <w:rFonts w:ascii="Calibri" w:eastAsia="Times New Roman" w:hAnsi="Calibri" w:cs="Calibri"/>
                <w:bCs/>
                <w:i/>
                <w:color w:val="000000"/>
                <w:sz w:val="20"/>
                <w:lang w:eastAsia="tr-TR"/>
              </w:rPr>
              <w:t>Projenin a</w:t>
            </w:r>
            <w:r w:rsidRPr="00E633EB">
              <w:rPr>
                <w:rFonts w:ascii="Calibri" w:eastAsia="Times New Roman" w:hAnsi="Calibri" w:cs="Calibri"/>
                <w:bCs/>
                <w:i/>
                <w:color w:val="000000"/>
                <w:sz w:val="20"/>
                <w:lang w:eastAsia="tr-TR"/>
              </w:rPr>
              <w:t>macı, kaps</w:t>
            </w:r>
            <w:r>
              <w:rPr>
                <w:rFonts w:ascii="Calibri" w:eastAsia="Times New Roman" w:hAnsi="Calibri" w:cs="Calibri"/>
                <w:bCs/>
                <w:i/>
                <w:color w:val="000000"/>
                <w:sz w:val="20"/>
                <w:lang w:eastAsia="tr-TR"/>
              </w:rPr>
              <w:t>amı ve gerekçesi hakkında bilgi veriniz.</w:t>
            </w:r>
          </w:p>
          <w:p w14:paraId="3C275E8B" w14:textId="457A0DCF" w:rsidR="00753177" w:rsidRDefault="00753177" w:rsidP="00D40F33">
            <w:pPr>
              <w:rPr>
                <w:rFonts w:ascii="Calibri" w:eastAsia="Times New Roman" w:hAnsi="Calibri" w:cs="Calibri"/>
                <w:color w:val="000000"/>
                <w:lang w:eastAsia="tr-TR"/>
              </w:rPr>
            </w:pPr>
          </w:p>
          <w:p w14:paraId="6489EC68" w14:textId="48BCD83A" w:rsidR="00753177" w:rsidRDefault="00753177" w:rsidP="00D40F33">
            <w:pPr>
              <w:rPr>
                <w:ins w:id="94" w:author="Baris Can Ustundag" w:date="2021-01-12T23:01:00Z"/>
                <w:rFonts w:ascii="Calibri" w:eastAsia="Times New Roman" w:hAnsi="Calibri" w:cs="Calibri"/>
                <w:color w:val="000000"/>
                <w:lang w:eastAsia="tr-TR"/>
              </w:rPr>
            </w:pPr>
            <w:r>
              <w:rPr>
                <w:rFonts w:ascii="Calibri" w:eastAsia="Times New Roman" w:hAnsi="Calibri" w:cs="Calibri"/>
                <w:color w:val="000000"/>
                <w:lang w:eastAsia="tr-TR"/>
              </w:rPr>
              <w:t xml:space="preserve">Proje kapsamında firma tarafında geliştirilmiş olan </w:t>
            </w:r>
            <w:ins w:id="95" w:author="Baris Can Ustundag" w:date="2021-01-12T23:05:00Z">
              <w:r>
                <w:rPr>
                  <w:rFonts w:ascii="Calibri" w:eastAsia="Times New Roman" w:hAnsi="Calibri" w:cs="Calibri"/>
                  <w:color w:val="000000"/>
                  <w:lang w:eastAsia="tr-TR"/>
                </w:rPr>
                <w:t xml:space="preserve">uç nokta </w:t>
              </w:r>
            </w:ins>
            <w:r>
              <w:rPr>
                <w:rFonts w:ascii="Calibri" w:eastAsia="Times New Roman" w:hAnsi="Calibri" w:cs="Calibri"/>
                <w:color w:val="000000"/>
                <w:lang w:eastAsia="tr-TR"/>
              </w:rPr>
              <w:t>gömülü sistemler</w:t>
            </w:r>
            <w:ins w:id="96" w:author="Baris Can Ustundag" w:date="2021-01-12T23:06:00Z">
              <w:r>
                <w:rPr>
                  <w:rFonts w:ascii="Calibri" w:eastAsia="Times New Roman" w:hAnsi="Calibri" w:cs="Calibri"/>
                  <w:color w:val="000000"/>
                  <w:lang w:eastAsia="tr-TR"/>
                </w:rPr>
                <w:t>in</w:t>
              </w:r>
            </w:ins>
            <w:r>
              <w:rPr>
                <w:rFonts w:ascii="Calibri" w:eastAsia="Times New Roman" w:hAnsi="Calibri" w:cs="Calibri"/>
                <w:color w:val="000000"/>
                <w:lang w:eastAsia="tr-TR"/>
              </w:rPr>
              <w:t xml:space="preserve">e </w:t>
            </w:r>
            <w:proofErr w:type="spellStart"/>
            <w:r>
              <w:rPr>
                <w:rFonts w:ascii="Calibri" w:eastAsia="Times New Roman" w:hAnsi="Calibri" w:cs="Calibri"/>
                <w:color w:val="000000"/>
                <w:lang w:eastAsia="tr-TR"/>
              </w:rPr>
              <w:t>edge</w:t>
            </w:r>
            <w:proofErr w:type="spellEnd"/>
            <w:r>
              <w:rPr>
                <w:rFonts w:ascii="Calibri" w:eastAsia="Times New Roman" w:hAnsi="Calibri" w:cs="Calibri"/>
                <w:color w:val="000000"/>
                <w:lang w:eastAsia="tr-TR"/>
              </w:rPr>
              <w:t xml:space="preserve"> </w:t>
            </w:r>
            <w:proofErr w:type="spellStart"/>
            <w:r>
              <w:rPr>
                <w:rFonts w:ascii="Calibri" w:eastAsia="Times New Roman" w:hAnsi="Calibri" w:cs="Calibri"/>
                <w:color w:val="000000"/>
                <w:lang w:eastAsia="tr-TR"/>
              </w:rPr>
              <w:t>computing</w:t>
            </w:r>
            <w:proofErr w:type="spellEnd"/>
            <w:r>
              <w:rPr>
                <w:rFonts w:ascii="Calibri" w:eastAsia="Times New Roman" w:hAnsi="Calibri" w:cs="Calibri"/>
                <w:color w:val="000000"/>
                <w:lang w:eastAsia="tr-TR"/>
              </w:rPr>
              <w:t xml:space="preserve"> (uç bilişim) geliştirmesi yapılarak donanımların performansının arttırılması, bulut yazılımı üzerindeki yükün azaltılması, makine öğrenmesi-yapay zekaya geçişin hızlandırılması ve cihazlara otonomluk sağlanması hedeflenmektedir. </w:t>
            </w:r>
            <w:proofErr w:type="spellStart"/>
            <w:ins w:id="97" w:author="Baris Can Ustundag" w:date="2021-01-12T22:59:00Z">
              <w:r>
                <w:rPr>
                  <w:rFonts w:ascii="Calibri" w:eastAsia="Times New Roman" w:hAnsi="Calibri" w:cs="Calibri"/>
                  <w:color w:val="000000"/>
                  <w:lang w:eastAsia="tr-TR"/>
                </w:rPr>
                <w:t>I</w:t>
              </w:r>
            </w:ins>
            <w:del w:id="98" w:author="Baris Can Ustundag" w:date="2021-01-12T22:59:00Z">
              <w:r w:rsidDel="000858F4">
                <w:rPr>
                  <w:rFonts w:ascii="Calibri" w:eastAsia="Times New Roman" w:hAnsi="Calibri" w:cs="Calibri"/>
                  <w:color w:val="000000"/>
                  <w:lang w:eastAsia="tr-TR"/>
                </w:rPr>
                <w:delText>İ</w:delText>
              </w:r>
            </w:del>
            <w:r>
              <w:rPr>
                <w:rFonts w:ascii="Calibri" w:eastAsia="Times New Roman" w:hAnsi="Calibri" w:cs="Calibri"/>
                <w:color w:val="000000"/>
                <w:lang w:eastAsia="tr-TR"/>
              </w:rPr>
              <w:t>novatink</w:t>
            </w:r>
            <w:proofErr w:type="spellEnd"/>
            <w:r>
              <w:rPr>
                <w:rFonts w:ascii="Calibri" w:eastAsia="Times New Roman" w:hAnsi="Calibri" w:cs="Calibri"/>
                <w:color w:val="000000"/>
                <w:lang w:eastAsia="tr-TR"/>
              </w:rPr>
              <w:t xml:space="preserve"> firması şu anda farklı alanlardan cihazlara </w:t>
            </w:r>
            <w:ins w:id="99" w:author="Baris Can Ustundag" w:date="2021-01-12T23:13:00Z">
              <w:r>
                <w:rPr>
                  <w:rFonts w:ascii="Calibri" w:eastAsia="Times New Roman" w:hAnsi="Calibri" w:cs="Calibri"/>
                  <w:color w:val="000000"/>
                  <w:lang w:eastAsia="tr-TR"/>
                </w:rPr>
                <w:t>Nesnelerin İnterneti (</w:t>
              </w:r>
              <w:proofErr w:type="spellStart"/>
              <w:r>
                <w:rPr>
                  <w:rFonts w:ascii="Calibri" w:eastAsia="Times New Roman" w:hAnsi="Calibri" w:cs="Calibri"/>
                  <w:color w:val="000000"/>
                  <w:lang w:eastAsia="tr-TR"/>
                </w:rPr>
                <w:t>IoT</w:t>
              </w:r>
              <w:proofErr w:type="spellEnd"/>
              <w:r>
                <w:rPr>
                  <w:rFonts w:ascii="Calibri" w:eastAsia="Times New Roman" w:hAnsi="Calibri" w:cs="Calibri"/>
                  <w:color w:val="000000"/>
                  <w:lang w:eastAsia="tr-TR"/>
                </w:rPr>
                <w:t xml:space="preserve">) </w:t>
              </w:r>
            </w:ins>
            <w:del w:id="100" w:author="Baris Can Ustundag" w:date="2021-01-12T23:13:00Z">
              <w:r w:rsidDel="00753177">
                <w:rPr>
                  <w:rFonts w:ascii="Calibri" w:eastAsia="Times New Roman" w:hAnsi="Calibri" w:cs="Calibri"/>
                  <w:color w:val="000000"/>
                  <w:lang w:eastAsia="tr-TR"/>
                </w:rPr>
                <w:delText xml:space="preserve">IoT </w:delText>
              </w:r>
            </w:del>
            <w:r>
              <w:rPr>
                <w:rFonts w:ascii="Calibri" w:eastAsia="Times New Roman" w:hAnsi="Calibri" w:cs="Calibri"/>
                <w:color w:val="000000"/>
                <w:lang w:eastAsia="tr-TR"/>
              </w:rPr>
              <w:t xml:space="preserve">dönüşümü sağlamak üzere kendi ekosistemini kurmuş olup donanım tasarımı, bulut servis </w:t>
            </w:r>
            <w:del w:id="101" w:author="Baris Can Ustundag" w:date="2021-01-12T23:00:00Z">
              <w:r w:rsidDel="000858F4">
                <w:rPr>
                  <w:rFonts w:ascii="Calibri" w:eastAsia="Times New Roman" w:hAnsi="Calibri" w:cs="Calibri"/>
                  <w:color w:val="000000"/>
                  <w:lang w:eastAsia="tr-TR"/>
                </w:rPr>
                <w:delText xml:space="preserve">geliştirmesi </w:delText>
              </w:r>
            </w:del>
            <w:ins w:id="102" w:author="Baris Can Ustundag" w:date="2021-01-12T23:00:00Z">
              <w:r>
                <w:rPr>
                  <w:rFonts w:ascii="Calibri" w:eastAsia="Times New Roman" w:hAnsi="Calibri" w:cs="Calibri"/>
                  <w:color w:val="000000"/>
                  <w:lang w:eastAsia="tr-TR"/>
                </w:rPr>
                <w:t>geliştirme</w:t>
              </w:r>
              <w:r>
                <w:rPr>
                  <w:rFonts w:ascii="Calibri" w:eastAsia="Times New Roman" w:hAnsi="Calibri" w:cs="Calibri"/>
                  <w:color w:val="000000"/>
                  <w:lang w:eastAsia="tr-TR"/>
                </w:rPr>
                <w:t xml:space="preserve"> </w:t>
              </w:r>
            </w:ins>
            <w:r>
              <w:rPr>
                <w:rFonts w:ascii="Calibri" w:eastAsia="Times New Roman" w:hAnsi="Calibri" w:cs="Calibri"/>
                <w:color w:val="000000"/>
                <w:lang w:eastAsia="tr-TR"/>
              </w:rPr>
              <w:t xml:space="preserve">ve mobil uygulama </w:t>
            </w:r>
            <w:ins w:id="103" w:author="Baris Can Ustundag" w:date="2021-01-12T23:00:00Z">
              <w:r>
                <w:rPr>
                  <w:rFonts w:ascii="Calibri" w:eastAsia="Times New Roman" w:hAnsi="Calibri" w:cs="Calibri"/>
                  <w:color w:val="000000"/>
                  <w:lang w:eastAsia="tr-TR"/>
                </w:rPr>
                <w:t>tasarımı, kur</w:t>
              </w:r>
            </w:ins>
            <w:ins w:id="104" w:author="Baris Can Ustundag" w:date="2021-01-12T23:01:00Z">
              <w:r>
                <w:rPr>
                  <w:rFonts w:ascii="Calibri" w:eastAsia="Times New Roman" w:hAnsi="Calibri" w:cs="Calibri"/>
                  <w:color w:val="000000"/>
                  <w:lang w:eastAsia="tr-TR"/>
                </w:rPr>
                <w:t xml:space="preserve">gu ve </w:t>
              </w:r>
            </w:ins>
            <w:del w:id="105" w:author="Baris Can Ustundag" w:date="2021-01-12T23:00:00Z">
              <w:r w:rsidDel="000858F4">
                <w:rPr>
                  <w:rFonts w:ascii="Calibri" w:eastAsia="Times New Roman" w:hAnsi="Calibri" w:cs="Calibri"/>
                  <w:color w:val="000000"/>
                  <w:lang w:eastAsia="tr-TR"/>
                </w:rPr>
                <w:delText xml:space="preserve">geliştirmesi </w:delText>
              </w:r>
            </w:del>
            <w:ins w:id="106" w:author="Baris Can Ustundag" w:date="2021-01-12T23:00:00Z">
              <w:r>
                <w:rPr>
                  <w:rFonts w:ascii="Calibri" w:eastAsia="Times New Roman" w:hAnsi="Calibri" w:cs="Calibri"/>
                  <w:color w:val="000000"/>
                  <w:lang w:eastAsia="tr-TR"/>
                </w:rPr>
                <w:t>geliştirme</w:t>
              </w:r>
              <w:r>
                <w:rPr>
                  <w:rFonts w:ascii="Calibri" w:eastAsia="Times New Roman" w:hAnsi="Calibri" w:cs="Calibri"/>
                  <w:color w:val="000000"/>
                  <w:lang w:eastAsia="tr-TR"/>
                </w:rPr>
                <w:t xml:space="preserve"> </w:t>
              </w:r>
            </w:ins>
            <w:del w:id="107" w:author="Baris Can Ustundag" w:date="2021-01-12T23:00:00Z">
              <w:r w:rsidDel="000858F4">
                <w:rPr>
                  <w:rFonts w:ascii="Calibri" w:eastAsia="Times New Roman" w:hAnsi="Calibri" w:cs="Calibri"/>
                  <w:color w:val="000000"/>
                  <w:lang w:eastAsia="tr-TR"/>
                </w:rPr>
                <w:delText xml:space="preserve">gibi </w:delText>
              </w:r>
            </w:del>
            <w:r>
              <w:rPr>
                <w:rFonts w:ascii="Calibri" w:eastAsia="Times New Roman" w:hAnsi="Calibri" w:cs="Calibri"/>
                <w:color w:val="000000"/>
                <w:lang w:eastAsia="tr-TR"/>
              </w:rPr>
              <w:t>hizmetler</w:t>
            </w:r>
            <w:ins w:id="108" w:author="Baris Can Ustundag" w:date="2021-01-12T23:00:00Z">
              <w:r>
                <w:rPr>
                  <w:rFonts w:ascii="Calibri" w:eastAsia="Times New Roman" w:hAnsi="Calibri" w:cs="Calibri"/>
                  <w:color w:val="000000"/>
                  <w:lang w:eastAsia="tr-TR"/>
                </w:rPr>
                <w:t>i</w:t>
              </w:r>
            </w:ins>
            <w:r>
              <w:rPr>
                <w:rFonts w:ascii="Calibri" w:eastAsia="Times New Roman" w:hAnsi="Calibri" w:cs="Calibri"/>
                <w:color w:val="000000"/>
                <w:lang w:eastAsia="tr-TR"/>
              </w:rPr>
              <w:t xml:space="preserve"> sunmaktadır. </w:t>
            </w:r>
          </w:p>
          <w:p w14:paraId="06C3AA0E" w14:textId="77777777" w:rsidR="00753177" w:rsidRDefault="00753177" w:rsidP="00D40F33">
            <w:pPr>
              <w:rPr>
                <w:ins w:id="109" w:author="Baris Can Ustundag" w:date="2021-01-12T23:01:00Z"/>
                <w:rFonts w:ascii="Calibri" w:eastAsia="Times New Roman" w:hAnsi="Calibri" w:cs="Calibri"/>
                <w:color w:val="000000"/>
                <w:lang w:eastAsia="tr-TR"/>
              </w:rPr>
            </w:pPr>
          </w:p>
          <w:p w14:paraId="13944E36" w14:textId="2FD40868" w:rsidR="00753177" w:rsidRDefault="00753177" w:rsidP="00D40F33">
            <w:pPr>
              <w:rPr>
                <w:rFonts w:ascii="Calibri" w:eastAsia="Times New Roman" w:hAnsi="Calibri" w:cs="Calibri"/>
                <w:color w:val="000000"/>
                <w:lang w:eastAsia="tr-TR"/>
              </w:rPr>
            </w:pPr>
            <w:r>
              <w:rPr>
                <w:rFonts w:ascii="Calibri" w:eastAsia="Times New Roman" w:hAnsi="Calibri" w:cs="Calibri"/>
                <w:color w:val="000000"/>
                <w:lang w:eastAsia="tr-TR"/>
              </w:rPr>
              <w:t xml:space="preserve">Proje kapsamında </w:t>
            </w:r>
            <w:proofErr w:type="spellStart"/>
            <w:ins w:id="110" w:author="Baris Can Ustundag" w:date="2021-01-12T23:07:00Z">
              <w:r>
                <w:rPr>
                  <w:rFonts w:ascii="Calibri" w:eastAsia="Times New Roman" w:hAnsi="Calibri" w:cs="Calibri"/>
                  <w:color w:val="000000"/>
                  <w:lang w:eastAsia="tr-TR"/>
                </w:rPr>
                <w:t>Inovatink</w:t>
              </w:r>
              <w:proofErr w:type="spellEnd"/>
              <w:r>
                <w:rPr>
                  <w:rFonts w:ascii="Calibri" w:eastAsia="Times New Roman" w:hAnsi="Calibri" w:cs="Calibri"/>
                  <w:color w:val="000000"/>
                  <w:lang w:eastAsia="tr-TR"/>
                </w:rPr>
                <w:t xml:space="preserve"> </w:t>
              </w:r>
            </w:ins>
            <w:r>
              <w:rPr>
                <w:rFonts w:ascii="Calibri" w:eastAsia="Times New Roman" w:hAnsi="Calibri" w:cs="Calibri"/>
                <w:color w:val="000000"/>
                <w:lang w:eastAsia="tr-TR"/>
              </w:rPr>
              <w:t xml:space="preserve">kullandığı sistemlere bulut üzerinde yapılan işlemlerin uç </w:t>
            </w:r>
            <w:del w:id="111" w:author="Baris Can Ustundag" w:date="2021-01-12T23:07:00Z">
              <w:r w:rsidDel="000858F4">
                <w:rPr>
                  <w:rFonts w:ascii="Calibri" w:eastAsia="Times New Roman" w:hAnsi="Calibri" w:cs="Calibri"/>
                  <w:color w:val="000000"/>
                  <w:lang w:eastAsia="tr-TR"/>
                </w:rPr>
                <w:delText xml:space="preserve">donanımlara </w:delText>
              </w:r>
            </w:del>
            <w:ins w:id="112" w:author="Baris Can Ustundag" w:date="2021-01-12T23:07:00Z">
              <w:r>
                <w:rPr>
                  <w:rFonts w:ascii="Calibri" w:eastAsia="Times New Roman" w:hAnsi="Calibri" w:cs="Calibri"/>
                  <w:color w:val="000000"/>
                  <w:lang w:eastAsia="tr-TR"/>
                </w:rPr>
                <w:t>nokta donanımlarına</w:t>
              </w:r>
              <w:r>
                <w:rPr>
                  <w:rFonts w:ascii="Calibri" w:eastAsia="Times New Roman" w:hAnsi="Calibri" w:cs="Calibri"/>
                  <w:color w:val="000000"/>
                  <w:lang w:eastAsia="tr-TR"/>
                </w:rPr>
                <w:t xml:space="preserve"> </w:t>
              </w:r>
            </w:ins>
            <w:r>
              <w:rPr>
                <w:rFonts w:ascii="Calibri" w:eastAsia="Times New Roman" w:hAnsi="Calibri" w:cs="Calibri"/>
                <w:color w:val="000000"/>
                <w:lang w:eastAsia="tr-TR"/>
              </w:rPr>
              <w:t>aktararak burada</w:t>
            </w:r>
            <w:ins w:id="113" w:author="Baris Can Ustundag" w:date="2021-01-12T23:07:00Z">
              <w:r>
                <w:rPr>
                  <w:rFonts w:ascii="Calibri" w:eastAsia="Times New Roman" w:hAnsi="Calibri" w:cs="Calibri"/>
                  <w:color w:val="000000"/>
                  <w:lang w:eastAsia="tr-TR"/>
                </w:rPr>
                <w:t>ki</w:t>
              </w:r>
            </w:ins>
            <w:r>
              <w:rPr>
                <w:rFonts w:ascii="Calibri" w:eastAsia="Times New Roman" w:hAnsi="Calibri" w:cs="Calibri"/>
                <w:color w:val="000000"/>
                <w:lang w:eastAsia="tr-TR"/>
              </w:rPr>
              <w:t xml:space="preserve"> gömülü yazılımlara dağıtarak işlemlerin hızlandırılması ve akıllı sistemlere geçiş altyapısının kurulması hedeflenmektedir. Uygulama sayesinde iş süreçleri için bir </w:t>
            </w:r>
            <w:proofErr w:type="spellStart"/>
            <w:r>
              <w:rPr>
                <w:rFonts w:ascii="Calibri" w:eastAsia="Times New Roman" w:hAnsi="Calibri" w:cs="Calibri"/>
                <w:color w:val="000000"/>
                <w:lang w:eastAsia="tr-TR"/>
              </w:rPr>
              <w:t>no-code</w:t>
            </w:r>
            <w:proofErr w:type="spellEnd"/>
            <w:r>
              <w:rPr>
                <w:rFonts w:ascii="Calibri" w:eastAsia="Times New Roman" w:hAnsi="Calibri" w:cs="Calibri"/>
                <w:color w:val="000000"/>
                <w:lang w:eastAsia="tr-TR"/>
              </w:rPr>
              <w:t xml:space="preserve"> (</w:t>
            </w:r>
            <w:proofErr w:type="spellStart"/>
            <w:r>
              <w:rPr>
                <w:rFonts w:ascii="Calibri" w:eastAsia="Times New Roman" w:hAnsi="Calibri" w:cs="Calibri"/>
                <w:color w:val="000000"/>
                <w:lang w:eastAsia="tr-TR"/>
              </w:rPr>
              <w:t>low</w:t>
            </w:r>
            <w:proofErr w:type="spellEnd"/>
            <w:r>
              <w:rPr>
                <w:rFonts w:ascii="Calibri" w:eastAsia="Times New Roman" w:hAnsi="Calibri" w:cs="Calibri"/>
                <w:color w:val="000000"/>
                <w:lang w:eastAsia="tr-TR"/>
              </w:rPr>
              <w:t xml:space="preserve"> </w:t>
            </w:r>
            <w:proofErr w:type="spellStart"/>
            <w:r>
              <w:rPr>
                <w:rFonts w:ascii="Calibri" w:eastAsia="Times New Roman" w:hAnsi="Calibri" w:cs="Calibri"/>
                <w:color w:val="000000"/>
                <w:lang w:eastAsia="tr-TR"/>
              </w:rPr>
              <w:t>code</w:t>
            </w:r>
            <w:proofErr w:type="spellEnd"/>
            <w:r>
              <w:rPr>
                <w:rFonts w:ascii="Calibri" w:eastAsia="Times New Roman" w:hAnsi="Calibri" w:cs="Calibri"/>
                <w:color w:val="000000"/>
                <w:lang w:eastAsia="tr-TR"/>
              </w:rPr>
              <w:t xml:space="preserve">-basit kodlama) ortamı yaratılarak uçtaki cihazlara aktarılabilecektir. Bu </w:t>
            </w:r>
            <w:del w:id="114" w:author="Baris Can Ustundag" w:date="2021-01-12T23:01:00Z">
              <w:r w:rsidDel="000858F4">
                <w:rPr>
                  <w:rFonts w:ascii="Calibri" w:eastAsia="Times New Roman" w:hAnsi="Calibri" w:cs="Calibri"/>
                  <w:color w:val="000000"/>
                  <w:lang w:eastAsia="tr-TR"/>
                </w:rPr>
                <w:delText xml:space="preserve">basit </w:delText>
              </w:r>
            </w:del>
            <w:r>
              <w:rPr>
                <w:rFonts w:ascii="Calibri" w:eastAsia="Times New Roman" w:hAnsi="Calibri" w:cs="Calibri"/>
                <w:color w:val="000000"/>
                <w:lang w:eastAsia="tr-TR"/>
              </w:rPr>
              <w:t xml:space="preserve">entegrasyon işleminden </w:t>
            </w:r>
            <w:del w:id="115" w:author="Baris Can Ustundag" w:date="2021-01-12T23:01:00Z">
              <w:r w:rsidDel="000858F4">
                <w:rPr>
                  <w:rFonts w:ascii="Calibri" w:eastAsia="Times New Roman" w:hAnsi="Calibri" w:cs="Calibri"/>
                  <w:color w:val="000000"/>
                  <w:lang w:eastAsia="tr-TR"/>
                </w:rPr>
                <w:delText xml:space="preserve">başlanılarak </w:delText>
              </w:r>
            </w:del>
            <w:ins w:id="116" w:author="Baris Can Ustundag" w:date="2021-01-12T23:01:00Z">
              <w:r>
                <w:rPr>
                  <w:rFonts w:ascii="Calibri" w:eastAsia="Times New Roman" w:hAnsi="Calibri" w:cs="Calibri"/>
                  <w:color w:val="000000"/>
                  <w:lang w:eastAsia="tr-TR"/>
                </w:rPr>
                <w:t>başlayarak</w:t>
              </w:r>
              <w:r>
                <w:rPr>
                  <w:rFonts w:ascii="Calibri" w:eastAsia="Times New Roman" w:hAnsi="Calibri" w:cs="Calibri"/>
                  <w:color w:val="000000"/>
                  <w:lang w:eastAsia="tr-TR"/>
                </w:rPr>
                <w:t xml:space="preserve"> </w:t>
              </w:r>
            </w:ins>
            <w:r>
              <w:rPr>
                <w:rFonts w:ascii="Calibri" w:eastAsia="Times New Roman" w:hAnsi="Calibri" w:cs="Calibri"/>
                <w:color w:val="000000"/>
                <w:lang w:eastAsia="tr-TR"/>
              </w:rPr>
              <w:t>bir makine öğrenmesi modeli ile cihazların kendilerini eğitmesi sağlanacaktır. No</w:t>
            </w:r>
            <w:ins w:id="117" w:author="Baris Can Ustundag" w:date="2021-01-12T23:02:00Z">
              <w:r>
                <w:rPr>
                  <w:rFonts w:ascii="Calibri" w:eastAsia="Times New Roman" w:hAnsi="Calibri" w:cs="Calibri"/>
                  <w:color w:val="000000"/>
                  <w:lang w:eastAsia="tr-TR"/>
                </w:rPr>
                <w:t>-</w:t>
              </w:r>
            </w:ins>
            <w:proofErr w:type="spellStart"/>
            <w:del w:id="118" w:author="Baris Can Ustundag" w:date="2021-01-12T23:02:00Z">
              <w:r w:rsidDel="000858F4">
                <w:rPr>
                  <w:rFonts w:ascii="Calibri" w:eastAsia="Times New Roman" w:hAnsi="Calibri" w:cs="Calibri"/>
                  <w:color w:val="000000"/>
                  <w:lang w:eastAsia="tr-TR"/>
                </w:rPr>
                <w:delText xml:space="preserve"> </w:delText>
              </w:r>
            </w:del>
            <w:r>
              <w:rPr>
                <w:rFonts w:ascii="Calibri" w:eastAsia="Times New Roman" w:hAnsi="Calibri" w:cs="Calibri"/>
                <w:color w:val="000000"/>
                <w:lang w:eastAsia="tr-TR"/>
              </w:rPr>
              <w:t>code</w:t>
            </w:r>
            <w:proofErr w:type="spellEnd"/>
            <w:r>
              <w:rPr>
                <w:rFonts w:ascii="Calibri" w:eastAsia="Times New Roman" w:hAnsi="Calibri" w:cs="Calibri"/>
                <w:color w:val="000000"/>
                <w:lang w:eastAsia="tr-TR"/>
              </w:rPr>
              <w:t xml:space="preserve"> yapısı sayesinde </w:t>
            </w:r>
            <w:ins w:id="119" w:author="Baris Can Ustundag" w:date="2021-01-12T23:02:00Z">
              <w:r>
                <w:rPr>
                  <w:rFonts w:ascii="Calibri" w:eastAsia="Times New Roman" w:hAnsi="Calibri" w:cs="Calibri"/>
                  <w:color w:val="000000"/>
                  <w:lang w:eastAsia="tr-TR"/>
                </w:rPr>
                <w:t xml:space="preserve">de </w:t>
              </w:r>
            </w:ins>
            <w:r>
              <w:rPr>
                <w:rFonts w:ascii="Calibri" w:eastAsia="Times New Roman" w:hAnsi="Calibri" w:cs="Calibri"/>
                <w:color w:val="000000"/>
                <w:lang w:eastAsia="tr-TR"/>
              </w:rPr>
              <w:t xml:space="preserve">müşterilerin kendi iş süreçlerine kolaylıkça adapte edebileceği bir sistem olacaktır. </w:t>
            </w:r>
          </w:p>
          <w:p w14:paraId="1700E4CF" w14:textId="77777777" w:rsidR="00753177" w:rsidRDefault="00753177" w:rsidP="00D40F33">
            <w:pPr>
              <w:rPr>
                <w:rFonts w:ascii="Calibri" w:eastAsia="Times New Roman" w:hAnsi="Calibri" w:cs="Calibri"/>
                <w:color w:val="000000"/>
                <w:lang w:eastAsia="tr-TR"/>
              </w:rPr>
            </w:pPr>
          </w:p>
          <w:p w14:paraId="2073565F" w14:textId="08BF1B35" w:rsidR="00753177" w:rsidRDefault="00753177" w:rsidP="00D40F33">
            <w:pPr>
              <w:rPr>
                <w:rFonts w:ascii="Calibri" w:eastAsia="Times New Roman" w:hAnsi="Calibri" w:cs="Calibri"/>
                <w:color w:val="000000"/>
                <w:lang w:eastAsia="tr-TR"/>
              </w:rPr>
            </w:pPr>
            <w:proofErr w:type="spellStart"/>
            <w:ins w:id="120" w:author="Baris Can Ustundag" w:date="2021-01-12T23:02:00Z">
              <w:r>
                <w:rPr>
                  <w:rFonts w:ascii="Calibri" w:eastAsia="Times New Roman" w:hAnsi="Calibri" w:cs="Calibri"/>
                  <w:color w:val="000000"/>
                  <w:lang w:eastAsia="tr-TR"/>
                </w:rPr>
                <w:t>I</w:t>
              </w:r>
            </w:ins>
            <w:del w:id="121" w:author="Baris Can Ustundag" w:date="2021-01-12T23:02:00Z">
              <w:r w:rsidDel="000858F4">
                <w:rPr>
                  <w:rFonts w:ascii="Calibri" w:eastAsia="Times New Roman" w:hAnsi="Calibri" w:cs="Calibri"/>
                  <w:color w:val="000000"/>
                  <w:lang w:eastAsia="tr-TR"/>
                </w:rPr>
                <w:delText>İ</w:delText>
              </w:r>
            </w:del>
            <w:r>
              <w:rPr>
                <w:rFonts w:ascii="Calibri" w:eastAsia="Times New Roman" w:hAnsi="Calibri" w:cs="Calibri"/>
                <w:color w:val="000000"/>
                <w:lang w:eastAsia="tr-TR"/>
              </w:rPr>
              <w:t>novatink</w:t>
            </w:r>
            <w:proofErr w:type="spellEnd"/>
            <w:r>
              <w:rPr>
                <w:rFonts w:ascii="Calibri" w:eastAsia="Times New Roman" w:hAnsi="Calibri" w:cs="Calibri"/>
                <w:color w:val="000000"/>
                <w:lang w:eastAsia="tr-TR"/>
              </w:rPr>
              <w:t xml:space="preserve"> </w:t>
            </w:r>
            <w:ins w:id="122" w:author="Baris Can Ustundag" w:date="2021-01-12T23:07:00Z">
              <w:r>
                <w:rPr>
                  <w:rFonts w:ascii="Calibri" w:eastAsia="Times New Roman" w:hAnsi="Calibri" w:cs="Calibri"/>
                  <w:color w:val="000000"/>
                  <w:lang w:eastAsia="tr-TR"/>
                </w:rPr>
                <w:t xml:space="preserve">bir </w:t>
              </w:r>
            </w:ins>
            <w:del w:id="123" w:author="Baris Can Ustundag" w:date="2021-01-12T23:13:00Z">
              <w:r w:rsidRPr="00E60E3A" w:rsidDel="00753177">
                <w:rPr>
                  <w:rFonts w:ascii="Calibri" w:eastAsia="Times New Roman" w:hAnsi="Calibri" w:cs="Calibri"/>
                  <w:color w:val="000000"/>
                  <w:lang w:eastAsia="tr-TR"/>
                </w:rPr>
                <w:delText>nesnelerin interneti</w:delText>
              </w:r>
            </w:del>
            <w:proofErr w:type="spellStart"/>
            <w:ins w:id="124" w:author="Baris Can Ustundag" w:date="2021-01-12T23:13:00Z">
              <w:r>
                <w:rPr>
                  <w:rFonts w:ascii="Calibri" w:eastAsia="Times New Roman" w:hAnsi="Calibri" w:cs="Calibri"/>
                  <w:color w:val="000000"/>
                  <w:lang w:eastAsia="tr-TR"/>
                </w:rPr>
                <w:t>IoT</w:t>
              </w:r>
            </w:ins>
            <w:proofErr w:type="spellEnd"/>
            <w:r w:rsidRPr="00E60E3A">
              <w:rPr>
                <w:rFonts w:ascii="Calibri" w:eastAsia="Times New Roman" w:hAnsi="Calibri" w:cs="Calibri"/>
                <w:color w:val="000000"/>
                <w:lang w:eastAsia="tr-TR"/>
              </w:rPr>
              <w:t xml:space="preserve"> </w:t>
            </w:r>
            <w:ins w:id="125" w:author="Baris Can Ustundag" w:date="2021-01-12T23:02:00Z">
              <w:r>
                <w:rPr>
                  <w:rFonts w:ascii="Calibri" w:eastAsia="Times New Roman" w:hAnsi="Calibri" w:cs="Calibri"/>
                  <w:color w:val="000000"/>
                  <w:lang w:eastAsia="tr-TR"/>
                </w:rPr>
                <w:t xml:space="preserve">çözüm </w:t>
              </w:r>
            </w:ins>
            <w:ins w:id="126" w:author="Baris Can Ustundag" w:date="2021-01-12T23:07:00Z">
              <w:r>
                <w:rPr>
                  <w:rFonts w:ascii="Calibri" w:eastAsia="Times New Roman" w:hAnsi="Calibri" w:cs="Calibri"/>
                  <w:color w:val="000000"/>
                  <w:lang w:eastAsia="tr-TR"/>
                </w:rPr>
                <w:t>sağlayıcısıdır</w:t>
              </w:r>
            </w:ins>
            <w:del w:id="127" w:author="Baris Can Ustundag" w:date="2021-01-12T23:02:00Z">
              <w:r w:rsidRPr="00E60E3A" w:rsidDel="000858F4">
                <w:rPr>
                  <w:rFonts w:ascii="Calibri" w:eastAsia="Times New Roman" w:hAnsi="Calibri" w:cs="Calibri"/>
                  <w:color w:val="000000"/>
                  <w:lang w:eastAsia="tr-TR"/>
                </w:rPr>
                <w:delText>konusunda uzmanlaşmış bir firmadır</w:delText>
              </w:r>
            </w:del>
            <w:r w:rsidRPr="00E60E3A">
              <w:rPr>
                <w:rFonts w:ascii="Calibri" w:eastAsia="Times New Roman" w:hAnsi="Calibri" w:cs="Calibri"/>
                <w:color w:val="000000"/>
                <w:lang w:eastAsia="tr-TR"/>
              </w:rPr>
              <w:t xml:space="preserve">. Gömülü sistemler, haberleşme, elektronik tasarımı ve yazılım mühendisliği konusunda geniş bir yetkinliğe sahiptir. Firma şu anda Akıllı </w:t>
            </w:r>
            <w:proofErr w:type="spellStart"/>
            <w:r w:rsidRPr="00E60E3A">
              <w:rPr>
                <w:rFonts w:ascii="Calibri" w:eastAsia="Times New Roman" w:hAnsi="Calibri" w:cs="Calibri"/>
                <w:color w:val="000000"/>
                <w:lang w:eastAsia="tr-TR"/>
              </w:rPr>
              <w:t>IoT</w:t>
            </w:r>
            <w:proofErr w:type="spellEnd"/>
            <w:r w:rsidRPr="00E60E3A">
              <w:rPr>
                <w:rFonts w:ascii="Calibri" w:eastAsia="Times New Roman" w:hAnsi="Calibri" w:cs="Calibri"/>
                <w:color w:val="000000"/>
                <w:lang w:eastAsia="tr-TR"/>
              </w:rPr>
              <w:t xml:space="preserve"> modülleri (</w:t>
            </w:r>
            <w:proofErr w:type="spellStart"/>
            <w:r w:rsidRPr="00E60E3A">
              <w:rPr>
                <w:rFonts w:ascii="Calibri" w:eastAsia="Times New Roman" w:hAnsi="Calibri" w:cs="Calibri"/>
                <w:color w:val="000000"/>
                <w:lang w:eastAsia="tr-TR"/>
              </w:rPr>
              <w:t>WiB</w:t>
            </w:r>
            <w:proofErr w:type="spellEnd"/>
            <w:r w:rsidRPr="00E60E3A">
              <w:rPr>
                <w:rFonts w:ascii="Calibri" w:eastAsia="Times New Roman" w:hAnsi="Calibri" w:cs="Calibri"/>
                <w:color w:val="000000"/>
                <w:lang w:eastAsia="tr-TR"/>
              </w:rPr>
              <w:t xml:space="preserve">, WiB2G, </w:t>
            </w:r>
            <w:proofErr w:type="spellStart"/>
            <w:r w:rsidRPr="00E60E3A">
              <w:rPr>
                <w:rFonts w:ascii="Calibri" w:eastAsia="Times New Roman" w:hAnsi="Calibri" w:cs="Calibri"/>
                <w:color w:val="000000"/>
                <w:lang w:eastAsia="tr-TR"/>
              </w:rPr>
              <w:t>WiBNB</w:t>
            </w:r>
            <w:proofErr w:type="spellEnd"/>
            <w:r w:rsidRPr="00E60E3A">
              <w:rPr>
                <w:rFonts w:ascii="Calibri" w:eastAsia="Times New Roman" w:hAnsi="Calibri" w:cs="Calibri"/>
                <w:color w:val="000000"/>
                <w:lang w:eastAsia="tr-TR"/>
              </w:rPr>
              <w:t>)</w:t>
            </w:r>
            <w:ins w:id="128" w:author="Baris Can Ustundag" w:date="2021-01-12T23:15:00Z">
              <w:r w:rsidR="006C5D6E">
                <w:rPr>
                  <w:rFonts w:ascii="Calibri" w:eastAsia="Times New Roman" w:hAnsi="Calibri" w:cs="Calibri"/>
                  <w:color w:val="000000"/>
                  <w:lang w:eastAsia="tr-TR"/>
                </w:rPr>
                <w:t>, bu modülleri</w:t>
              </w:r>
            </w:ins>
            <w:ins w:id="129" w:author="Baris Can Ustundag" w:date="2021-01-12T23:16:00Z">
              <w:r w:rsidR="006C5D6E">
                <w:rPr>
                  <w:rFonts w:ascii="Calibri" w:eastAsia="Times New Roman" w:hAnsi="Calibri" w:cs="Calibri"/>
                  <w:color w:val="000000"/>
                  <w:lang w:eastAsia="tr-TR"/>
                </w:rPr>
                <w:t xml:space="preserve"> ve modüllerin </w:t>
              </w:r>
            </w:ins>
            <w:ins w:id="130" w:author="Baris Can Ustundag" w:date="2021-01-12T23:15:00Z">
              <w:r w:rsidR="006C5D6E">
                <w:rPr>
                  <w:rFonts w:ascii="Calibri" w:eastAsia="Times New Roman" w:hAnsi="Calibri" w:cs="Calibri"/>
                  <w:color w:val="000000"/>
                  <w:lang w:eastAsia="tr-TR"/>
                </w:rPr>
                <w:t xml:space="preserve">ürettiği verilerin toplandığı, görselleştirildiği ve karar mekanizmalarında kullanıldığı bir cihaz yönetim sistemi </w:t>
              </w:r>
            </w:ins>
            <w:del w:id="131" w:author="Baris Can Ustundag" w:date="2021-01-12T23:15:00Z">
              <w:r w:rsidRPr="00E60E3A" w:rsidDel="006C5D6E">
                <w:rPr>
                  <w:rFonts w:ascii="Calibri" w:eastAsia="Times New Roman" w:hAnsi="Calibri" w:cs="Calibri"/>
                  <w:color w:val="000000"/>
                  <w:lang w:eastAsia="tr-TR"/>
                </w:rPr>
                <w:delText xml:space="preserve"> </w:delText>
              </w:r>
            </w:del>
            <w:ins w:id="132" w:author="Baris Can Ustundag" w:date="2021-01-12T23:15:00Z">
              <w:r w:rsidR="006C5D6E">
                <w:rPr>
                  <w:rFonts w:ascii="Calibri" w:eastAsia="Times New Roman" w:hAnsi="Calibri" w:cs="Calibri"/>
                  <w:color w:val="000000"/>
                  <w:lang w:eastAsia="tr-TR"/>
                </w:rPr>
                <w:t xml:space="preserve">ürünlerini </w:t>
              </w:r>
            </w:ins>
            <w:del w:id="133" w:author="Baris Can Ustundag" w:date="2021-01-12T23:15:00Z">
              <w:r w:rsidRPr="00E60E3A" w:rsidDel="006C5D6E">
                <w:rPr>
                  <w:rFonts w:ascii="Calibri" w:eastAsia="Times New Roman" w:hAnsi="Calibri" w:cs="Calibri"/>
                  <w:color w:val="000000"/>
                  <w:lang w:eastAsia="tr-TR"/>
                </w:rPr>
                <w:delText xml:space="preserve">ve </w:delText>
              </w:r>
            </w:del>
            <w:del w:id="134" w:author="Baris Can Ustundag" w:date="2021-01-11T21:02:00Z">
              <w:r w:rsidRPr="00E60E3A" w:rsidDel="00E665BB">
                <w:rPr>
                  <w:rFonts w:ascii="Calibri" w:eastAsia="Times New Roman" w:hAnsi="Calibri" w:cs="Calibri"/>
                  <w:color w:val="000000"/>
                  <w:lang w:eastAsia="tr-TR"/>
                </w:rPr>
                <w:delText xml:space="preserve">PPS </w:delText>
              </w:r>
            </w:del>
            <w:del w:id="135" w:author="Baris Can Ustundag" w:date="2021-01-12T23:15:00Z">
              <w:r w:rsidRPr="00E60E3A" w:rsidDel="006C5D6E">
                <w:rPr>
                  <w:rFonts w:ascii="Calibri" w:eastAsia="Times New Roman" w:hAnsi="Calibri" w:cs="Calibri"/>
                  <w:color w:val="000000"/>
                  <w:lang w:eastAsia="tr-TR"/>
                </w:rPr>
                <w:delText xml:space="preserve">ürünleri </w:delText>
              </w:r>
            </w:del>
            <w:r w:rsidRPr="00E60E3A">
              <w:rPr>
                <w:rFonts w:ascii="Calibri" w:eastAsia="Times New Roman" w:hAnsi="Calibri" w:cs="Calibri"/>
                <w:color w:val="000000"/>
                <w:lang w:eastAsia="tr-TR"/>
              </w:rPr>
              <w:t xml:space="preserve">sunmaktadır. Bu ürünler ile </w:t>
            </w:r>
            <w:r>
              <w:rPr>
                <w:rFonts w:ascii="Calibri" w:eastAsia="Times New Roman" w:hAnsi="Calibri" w:cs="Calibri"/>
                <w:color w:val="000000"/>
                <w:lang w:eastAsia="tr-TR"/>
              </w:rPr>
              <w:t>şu ana kadar</w:t>
            </w:r>
            <w:r w:rsidRPr="00E60E3A">
              <w:rPr>
                <w:rFonts w:ascii="Calibri" w:eastAsia="Times New Roman" w:hAnsi="Calibri" w:cs="Calibri"/>
                <w:color w:val="000000"/>
                <w:lang w:eastAsia="tr-TR"/>
              </w:rPr>
              <w:t xml:space="preserve"> </w:t>
            </w:r>
            <w:ins w:id="136" w:author="Baris Can Ustundag" w:date="2021-01-12T23:12:00Z">
              <w:r>
                <w:rPr>
                  <w:rFonts w:ascii="Calibri" w:eastAsia="Times New Roman" w:hAnsi="Calibri" w:cs="Calibri"/>
                  <w:color w:val="000000"/>
                  <w:lang w:eastAsia="tr-TR"/>
                </w:rPr>
                <w:t>küçük ev aletleri</w:t>
              </w:r>
            </w:ins>
            <w:del w:id="137" w:author="Baris Can Ustundag" w:date="2021-01-12T23:12:00Z">
              <w:r w:rsidRPr="00E60E3A" w:rsidDel="00753177">
                <w:rPr>
                  <w:rFonts w:ascii="Calibri" w:eastAsia="Times New Roman" w:hAnsi="Calibri" w:cs="Calibri"/>
                  <w:color w:val="000000"/>
                  <w:lang w:eastAsia="tr-TR"/>
                </w:rPr>
                <w:delText>ev ürünlerinin</w:delText>
              </w:r>
            </w:del>
            <w:r>
              <w:rPr>
                <w:rFonts w:ascii="Calibri" w:eastAsia="Times New Roman" w:hAnsi="Calibri" w:cs="Calibri"/>
                <w:color w:val="000000"/>
                <w:lang w:eastAsia="tr-TR"/>
              </w:rPr>
              <w:t>,</w:t>
            </w:r>
            <w:del w:id="138" w:author="Baris Can Ustundag" w:date="2021-01-12T23:13:00Z">
              <w:r w:rsidDel="00753177">
                <w:rPr>
                  <w:rFonts w:ascii="Calibri" w:eastAsia="Times New Roman" w:hAnsi="Calibri" w:cs="Calibri"/>
                  <w:color w:val="000000"/>
                  <w:lang w:eastAsia="tr-TR"/>
                </w:rPr>
                <w:delText xml:space="preserve"> tarım cihazlarının</w:delText>
              </w:r>
            </w:del>
            <w:ins w:id="139" w:author="Baris Can Ustundag" w:date="2021-01-12T23:13:00Z">
              <w:r>
                <w:rPr>
                  <w:rFonts w:ascii="Calibri" w:eastAsia="Times New Roman" w:hAnsi="Calibri" w:cs="Calibri"/>
                  <w:color w:val="000000"/>
                  <w:lang w:eastAsia="tr-TR"/>
                </w:rPr>
                <w:t xml:space="preserve"> ısınma sistemleri</w:t>
              </w:r>
            </w:ins>
            <w:r>
              <w:rPr>
                <w:rFonts w:ascii="Calibri" w:eastAsia="Times New Roman" w:hAnsi="Calibri" w:cs="Calibri"/>
                <w:color w:val="000000"/>
                <w:lang w:eastAsia="tr-TR"/>
              </w:rPr>
              <w:t xml:space="preserve">, mekanik cihazlar, hava kalitesi yönetim sistemleri gibi pek çok farklı cihazın bağlantılı cihazlara dönüştürülmesini sağlamıştır. </w:t>
            </w:r>
            <w:del w:id="140" w:author="Baris Can Ustundag" w:date="2021-01-12T23:13:00Z">
              <w:r w:rsidDel="00753177">
                <w:rPr>
                  <w:rFonts w:ascii="Calibri" w:eastAsia="Times New Roman" w:hAnsi="Calibri" w:cs="Calibri"/>
                  <w:color w:val="000000"/>
                  <w:lang w:eastAsia="tr-TR"/>
                </w:rPr>
                <w:delText>IoT</w:delText>
              </w:r>
            </w:del>
            <w:proofErr w:type="spellStart"/>
            <w:ins w:id="141" w:author="Baris Can Ustundag" w:date="2021-01-12T23:14:00Z">
              <w:r>
                <w:rPr>
                  <w:rFonts w:ascii="Calibri" w:eastAsia="Times New Roman" w:hAnsi="Calibri" w:cs="Calibri"/>
                  <w:color w:val="000000"/>
                  <w:lang w:eastAsia="tr-TR"/>
                </w:rPr>
                <w:t>IoT</w:t>
              </w:r>
              <w:proofErr w:type="spellEnd"/>
              <w:r>
                <w:rPr>
                  <w:rFonts w:ascii="Calibri" w:eastAsia="Times New Roman" w:hAnsi="Calibri" w:cs="Calibri"/>
                  <w:color w:val="000000"/>
                  <w:lang w:eastAsia="tr-TR"/>
                </w:rPr>
                <w:t xml:space="preserve"> dönüşüm </w:t>
              </w:r>
            </w:ins>
            <w:del w:id="142" w:author="Baris Can Ustundag" w:date="2021-01-12T23:13:00Z">
              <w:r w:rsidDel="00753177">
                <w:rPr>
                  <w:rFonts w:ascii="Calibri" w:eastAsia="Times New Roman" w:hAnsi="Calibri" w:cs="Calibri"/>
                  <w:color w:val="000000"/>
                  <w:lang w:eastAsia="tr-TR"/>
                </w:rPr>
                <w:delText xml:space="preserve"> </w:delText>
              </w:r>
            </w:del>
            <w:r>
              <w:rPr>
                <w:rFonts w:ascii="Calibri" w:eastAsia="Times New Roman" w:hAnsi="Calibri" w:cs="Calibri"/>
                <w:color w:val="000000"/>
                <w:lang w:eastAsia="tr-TR"/>
              </w:rPr>
              <w:t xml:space="preserve">kapasitesine sahip olmayan </w:t>
            </w:r>
            <w:r>
              <w:rPr>
                <w:rFonts w:ascii="Calibri" w:eastAsia="Times New Roman" w:hAnsi="Calibri" w:cs="Calibri"/>
                <w:color w:val="000000"/>
                <w:lang w:eastAsia="tr-TR"/>
              </w:rPr>
              <w:lastRenderedPageBreak/>
              <w:t xml:space="preserve">cihazların kolaylıkla </w:t>
            </w:r>
            <w:proofErr w:type="spellStart"/>
            <w:r>
              <w:rPr>
                <w:rFonts w:ascii="Calibri" w:eastAsia="Times New Roman" w:hAnsi="Calibri" w:cs="Calibri"/>
                <w:color w:val="000000"/>
                <w:lang w:eastAsia="tr-TR"/>
              </w:rPr>
              <w:t>IoT</w:t>
            </w:r>
            <w:ins w:id="143" w:author="Baris Can Ustundag" w:date="2021-01-13T00:20:00Z">
              <w:r w:rsidR="0023696B">
                <w:rPr>
                  <w:rFonts w:ascii="Calibri" w:eastAsia="Times New Roman" w:hAnsi="Calibri" w:cs="Calibri"/>
                  <w:color w:val="000000"/>
                  <w:lang w:eastAsia="tr-TR"/>
                </w:rPr>
                <w:t>’ye</w:t>
              </w:r>
            </w:ins>
            <w:proofErr w:type="spellEnd"/>
            <w:del w:id="144" w:author="Baris Can Ustundag" w:date="2021-01-13T00:20:00Z">
              <w:r w:rsidDel="0023696B">
                <w:rPr>
                  <w:rFonts w:ascii="Calibri" w:eastAsia="Times New Roman" w:hAnsi="Calibri" w:cs="Calibri"/>
                  <w:color w:val="000000"/>
                  <w:lang w:eastAsia="tr-TR"/>
                </w:rPr>
                <w:delText xml:space="preserve"> </w:delText>
              </w:r>
            </w:del>
            <w:ins w:id="145" w:author="Baris Can Ustundag" w:date="2021-01-12T23:14:00Z">
              <w:r>
                <w:rPr>
                  <w:rFonts w:ascii="Calibri" w:eastAsia="Times New Roman" w:hAnsi="Calibri" w:cs="Calibri"/>
                  <w:color w:val="000000"/>
                  <w:lang w:eastAsia="tr-TR"/>
                </w:rPr>
                <w:t xml:space="preserve"> </w:t>
              </w:r>
            </w:ins>
            <w:r>
              <w:rPr>
                <w:rFonts w:ascii="Calibri" w:eastAsia="Times New Roman" w:hAnsi="Calibri" w:cs="Calibri"/>
                <w:color w:val="000000"/>
                <w:lang w:eastAsia="tr-TR"/>
              </w:rPr>
              <w:t xml:space="preserve">erişimine imkân sağlayan bir ekosistem hizmeti sunmaktadır. Firmanın geliştirmiş olduğu donanımlar </w:t>
            </w:r>
            <w:del w:id="146" w:author="Baris Can Ustundag" w:date="2021-01-12T23:14:00Z">
              <w:r w:rsidDel="00753177">
                <w:rPr>
                  <w:rFonts w:ascii="Calibri" w:eastAsia="Times New Roman" w:hAnsi="Calibri" w:cs="Calibri"/>
                  <w:color w:val="000000"/>
                  <w:lang w:eastAsia="tr-TR"/>
                </w:rPr>
                <w:delText>Bluetooth&amp;</w:delText>
              </w:r>
            </w:del>
            <w:ins w:id="147" w:author="Baris Can Ustundag" w:date="2021-01-12T23:14:00Z">
              <w:r>
                <w:rPr>
                  <w:rFonts w:ascii="Calibri" w:eastAsia="Times New Roman" w:hAnsi="Calibri" w:cs="Calibri"/>
                  <w:color w:val="000000"/>
                  <w:lang w:eastAsia="tr-TR"/>
                </w:rPr>
                <w:t xml:space="preserve">BLE &amp; </w:t>
              </w:r>
            </w:ins>
            <w:proofErr w:type="spellStart"/>
            <w:r>
              <w:rPr>
                <w:rFonts w:ascii="Calibri" w:eastAsia="Times New Roman" w:hAnsi="Calibri" w:cs="Calibri"/>
                <w:color w:val="000000"/>
                <w:lang w:eastAsia="tr-TR"/>
              </w:rPr>
              <w:t>WiFi</w:t>
            </w:r>
            <w:proofErr w:type="spellEnd"/>
            <w:r>
              <w:rPr>
                <w:rFonts w:ascii="Calibri" w:eastAsia="Times New Roman" w:hAnsi="Calibri" w:cs="Calibri"/>
                <w:color w:val="000000"/>
                <w:lang w:eastAsia="tr-TR"/>
              </w:rPr>
              <w:t>, 2G ve NB</w:t>
            </w:r>
            <w:ins w:id="148" w:author="Baris Can Ustundag" w:date="2021-01-12T23:14:00Z">
              <w:r>
                <w:rPr>
                  <w:rFonts w:ascii="Calibri" w:eastAsia="Times New Roman" w:hAnsi="Calibri" w:cs="Calibri"/>
                  <w:color w:val="000000"/>
                  <w:lang w:eastAsia="tr-TR"/>
                </w:rPr>
                <w:t>-</w:t>
              </w:r>
              <w:proofErr w:type="spellStart"/>
              <w:r>
                <w:rPr>
                  <w:rFonts w:ascii="Calibri" w:eastAsia="Times New Roman" w:hAnsi="Calibri" w:cs="Calibri"/>
                  <w:color w:val="000000"/>
                  <w:lang w:eastAsia="tr-TR"/>
                </w:rPr>
                <w:t>IoT</w:t>
              </w:r>
            </w:ins>
            <w:proofErr w:type="spellEnd"/>
            <w:r>
              <w:rPr>
                <w:rFonts w:ascii="Calibri" w:eastAsia="Times New Roman" w:hAnsi="Calibri" w:cs="Calibri"/>
                <w:color w:val="000000"/>
                <w:lang w:eastAsia="tr-TR"/>
              </w:rPr>
              <w:t xml:space="preserve"> haberleşmeleri sunmaktadır. Bu platformların geliştirilmesi, bulut tabanlı yazılım geliştirmeleri ve mobil uygulama geliştirmeleri firma içerisinde gerçekleştirilmektedir. Proje çıktısı olan mimari öncelikli olarak halihazırda ürün sunulan Arzum, SMS </w:t>
            </w:r>
            <w:proofErr w:type="spellStart"/>
            <w:r>
              <w:rPr>
                <w:rFonts w:ascii="Calibri" w:eastAsia="Times New Roman" w:hAnsi="Calibri" w:cs="Calibri"/>
                <w:color w:val="000000"/>
                <w:lang w:eastAsia="tr-TR"/>
              </w:rPr>
              <w:t>Tork</w:t>
            </w:r>
            <w:proofErr w:type="spellEnd"/>
            <w:r>
              <w:rPr>
                <w:rFonts w:ascii="Calibri" w:eastAsia="Times New Roman" w:hAnsi="Calibri" w:cs="Calibri"/>
                <w:color w:val="000000"/>
                <w:lang w:eastAsia="tr-TR"/>
              </w:rPr>
              <w:t xml:space="preserve">, </w:t>
            </w:r>
            <w:proofErr w:type="spellStart"/>
            <w:r>
              <w:rPr>
                <w:rFonts w:ascii="Calibri" w:eastAsia="Times New Roman" w:hAnsi="Calibri" w:cs="Calibri"/>
                <w:color w:val="000000"/>
                <w:lang w:eastAsia="tr-TR"/>
              </w:rPr>
              <w:t>Airqoon</w:t>
            </w:r>
            <w:proofErr w:type="spellEnd"/>
            <w:r>
              <w:rPr>
                <w:rFonts w:ascii="Calibri" w:eastAsia="Times New Roman" w:hAnsi="Calibri" w:cs="Calibri"/>
                <w:color w:val="000000"/>
                <w:lang w:eastAsia="tr-TR"/>
              </w:rPr>
              <w:t xml:space="preserve"> gibi</w:t>
            </w:r>
            <w:ins w:id="149" w:author="Baris Can Ustundag" w:date="2021-01-13T00:20:00Z">
              <w:r w:rsidR="0023696B">
                <w:rPr>
                  <w:rFonts w:ascii="Calibri" w:eastAsia="Times New Roman" w:hAnsi="Calibri" w:cs="Calibri"/>
                  <w:color w:val="000000"/>
                  <w:lang w:eastAsia="tr-TR"/>
                </w:rPr>
                <w:t xml:space="preserve"> firmaların</w:t>
              </w:r>
            </w:ins>
            <w:r>
              <w:rPr>
                <w:rFonts w:ascii="Calibri" w:eastAsia="Times New Roman" w:hAnsi="Calibri" w:cs="Calibri"/>
                <w:color w:val="000000"/>
                <w:lang w:eastAsia="tr-TR"/>
              </w:rPr>
              <w:t xml:space="preserve"> sistem</w:t>
            </w:r>
            <w:ins w:id="150" w:author="Baris Can Ustundag" w:date="2021-01-13T00:20:00Z">
              <w:r w:rsidR="0023696B">
                <w:rPr>
                  <w:rFonts w:ascii="Calibri" w:eastAsia="Times New Roman" w:hAnsi="Calibri" w:cs="Calibri"/>
                  <w:color w:val="000000"/>
                  <w:lang w:eastAsia="tr-TR"/>
                </w:rPr>
                <w:t>lerine</w:t>
              </w:r>
            </w:ins>
            <w:del w:id="151" w:author="Baris Can Ustundag" w:date="2021-01-13T00:20:00Z">
              <w:r w:rsidDel="0023696B">
                <w:rPr>
                  <w:rFonts w:ascii="Calibri" w:eastAsia="Times New Roman" w:hAnsi="Calibri" w:cs="Calibri"/>
                  <w:color w:val="000000"/>
                  <w:lang w:eastAsia="tr-TR"/>
                </w:rPr>
                <w:delText>lere</w:delText>
              </w:r>
            </w:del>
            <w:r>
              <w:rPr>
                <w:rFonts w:ascii="Calibri" w:eastAsia="Times New Roman" w:hAnsi="Calibri" w:cs="Calibri"/>
                <w:color w:val="000000"/>
                <w:lang w:eastAsia="tr-TR"/>
              </w:rPr>
              <w:t xml:space="preserve"> entegre edilme</w:t>
            </w:r>
            <w:ins w:id="152" w:author="Baris Can Ustundag" w:date="2021-01-13T00:20:00Z">
              <w:r w:rsidR="0023696B">
                <w:rPr>
                  <w:rFonts w:ascii="Calibri" w:eastAsia="Times New Roman" w:hAnsi="Calibri" w:cs="Calibri"/>
                  <w:color w:val="000000"/>
                  <w:lang w:eastAsia="tr-TR"/>
                </w:rPr>
                <w:t xml:space="preserve">sinin </w:t>
              </w:r>
            </w:ins>
            <w:ins w:id="153" w:author="Baris Can Ustundag" w:date="2021-01-13T00:21:00Z">
              <w:r w:rsidR="0023696B">
                <w:rPr>
                  <w:rFonts w:ascii="Calibri" w:eastAsia="Times New Roman" w:hAnsi="Calibri" w:cs="Calibri"/>
                  <w:color w:val="000000"/>
                  <w:lang w:eastAsia="tr-TR"/>
                </w:rPr>
                <w:t>yanı sıra</w:t>
              </w:r>
            </w:ins>
            <w:ins w:id="154" w:author="Baris Can Ustundag" w:date="2021-01-13T00:20:00Z">
              <w:r w:rsidR="0023696B">
                <w:rPr>
                  <w:rFonts w:ascii="Calibri" w:eastAsia="Times New Roman" w:hAnsi="Calibri" w:cs="Calibri"/>
                  <w:color w:val="000000"/>
                  <w:lang w:eastAsia="tr-TR"/>
                </w:rPr>
                <w:t xml:space="preserve"> </w:t>
              </w:r>
            </w:ins>
            <w:del w:id="155" w:author="Baris Can Ustundag" w:date="2021-01-13T00:20:00Z">
              <w:r w:rsidDel="0023696B">
                <w:rPr>
                  <w:rFonts w:ascii="Calibri" w:eastAsia="Times New Roman" w:hAnsi="Calibri" w:cs="Calibri"/>
                  <w:color w:val="000000"/>
                  <w:lang w:eastAsia="tr-TR"/>
                </w:rPr>
                <w:delText xml:space="preserve">kle birlikte </w:delText>
              </w:r>
            </w:del>
            <w:r>
              <w:rPr>
                <w:rFonts w:ascii="Calibri" w:eastAsia="Times New Roman" w:hAnsi="Calibri" w:cs="Calibri"/>
                <w:color w:val="000000"/>
                <w:lang w:eastAsia="tr-TR"/>
              </w:rPr>
              <w:t xml:space="preserve">yeni geliştirilecek olan sistemlerde de uygulanacaktır. </w:t>
            </w:r>
            <w:r w:rsidRPr="007952AA">
              <w:rPr>
                <w:rFonts w:ascii="Calibri" w:eastAsia="Times New Roman" w:hAnsi="Calibri" w:cs="Calibri"/>
                <w:color w:val="000000"/>
                <w:lang w:eastAsia="tr-TR"/>
              </w:rPr>
              <w:t>Normalde ürün müdürleri ve Ar</w:t>
            </w:r>
            <w:r>
              <w:rPr>
                <w:rFonts w:ascii="Calibri" w:eastAsia="Times New Roman" w:hAnsi="Calibri" w:cs="Calibri"/>
                <w:color w:val="000000"/>
                <w:lang w:eastAsia="tr-TR"/>
              </w:rPr>
              <w:t>-</w:t>
            </w:r>
            <w:r w:rsidRPr="007952AA">
              <w:rPr>
                <w:rFonts w:ascii="Calibri" w:eastAsia="Times New Roman" w:hAnsi="Calibri" w:cs="Calibri"/>
                <w:color w:val="000000"/>
                <w:lang w:eastAsia="tr-TR"/>
              </w:rPr>
              <w:t xml:space="preserve">Ge departmanı arasında giden, yeni bir özellik ekleme süreci daha hızlı ve efektif şekilde verimlileştirilecektir. </w:t>
            </w:r>
            <w:proofErr w:type="spellStart"/>
            <w:r w:rsidRPr="007952AA">
              <w:rPr>
                <w:rFonts w:ascii="Calibri" w:eastAsia="Times New Roman" w:hAnsi="Calibri" w:cs="Calibri"/>
                <w:color w:val="000000"/>
                <w:lang w:eastAsia="tr-TR"/>
              </w:rPr>
              <w:t>Inovatink</w:t>
            </w:r>
            <w:proofErr w:type="spellEnd"/>
            <w:r w:rsidRPr="007952AA">
              <w:rPr>
                <w:rFonts w:ascii="Calibri" w:eastAsia="Times New Roman" w:hAnsi="Calibri" w:cs="Calibri"/>
                <w:color w:val="000000"/>
                <w:lang w:eastAsia="tr-TR"/>
              </w:rPr>
              <w:t xml:space="preserve"> </w:t>
            </w:r>
            <w:proofErr w:type="spellStart"/>
            <w:r w:rsidRPr="007952AA">
              <w:rPr>
                <w:rFonts w:ascii="Calibri" w:eastAsia="Times New Roman" w:hAnsi="Calibri" w:cs="Calibri"/>
                <w:color w:val="000000"/>
                <w:lang w:eastAsia="tr-TR"/>
              </w:rPr>
              <w:t>IoT</w:t>
            </w:r>
            <w:proofErr w:type="spellEnd"/>
            <w:r w:rsidRPr="007952AA">
              <w:rPr>
                <w:rFonts w:ascii="Calibri" w:eastAsia="Times New Roman" w:hAnsi="Calibri" w:cs="Calibri"/>
                <w:color w:val="000000"/>
                <w:lang w:eastAsia="tr-TR"/>
              </w:rPr>
              <w:t xml:space="preserve"> </w:t>
            </w:r>
            <w:proofErr w:type="spellStart"/>
            <w:r>
              <w:rPr>
                <w:rFonts w:ascii="Calibri" w:eastAsia="Times New Roman" w:hAnsi="Calibri" w:cs="Calibri"/>
                <w:color w:val="000000"/>
                <w:lang w:eastAsia="tr-TR"/>
              </w:rPr>
              <w:t>Toolkit’i</w:t>
            </w:r>
            <w:proofErr w:type="spellEnd"/>
            <w:r w:rsidRPr="007952AA">
              <w:rPr>
                <w:rFonts w:ascii="Calibri" w:eastAsia="Times New Roman" w:hAnsi="Calibri" w:cs="Calibri"/>
                <w:color w:val="000000"/>
                <w:lang w:eastAsia="tr-TR"/>
              </w:rPr>
              <w:t xml:space="preserve"> müşterilere iş deneme ve geliştirme alanı sağlayabilecek ve bu ürünün ticari değerini ve çekiciliğini arttıracaktır.</w:t>
            </w:r>
            <w:r>
              <w:rPr>
                <w:rFonts w:ascii="Calibri" w:eastAsia="Times New Roman" w:hAnsi="Calibri" w:cs="Calibri"/>
                <w:color w:val="000000"/>
                <w:lang w:eastAsia="tr-TR"/>
              </w:rPr>
              <w:t xml:space="preserve"> </w:t>
            </w:r>
          </w:p>
          <w:p w14:paraId="28F45D00" w14:textId="41A093A1" w:rsidR="00753177" w:rsidRDefault="00753177" w:rsidP="00D40F33">
            <w:pPr>
              <w:rPr>
                <w:rFonts w:ascii="Calibri" w:eastAsia="Times New Roman" w:hAnsi="Calibri" w:cs="Calibri"/>
                <w:color w:val="000000"/>
                <w:lang w:eastAsia="tr-TR"/>
              </w:rPr>
            </w:pPr>
          </w:p>
          <w:p w14:paraId="6A90B544" w14:textId="05E7AE47" w:rsidR="00753177" w:rsidRDefault="00753177" w:rsidP="00D40F33">
            <w:pPr>
              <w:rPr>
                <w:rFonts w:ascii="Calibri" w:eastAsia="Times New Roman" w:hAnsi="Calibri" w:cs="Calibri"/>
                <w:color w:val="000000"/>
                <w:lang w:eastAsia="tr-TR"/>
              </w:rPr>
            </w:pPr>
            <w:proofErr w:type="spellStart"/>
            <w:r>
              <w:rPr>
                <w:rFonts w:ascii="Calibri" w:eastAsia="Times New Roman" w:hAnsi="Calibri" w:cs="Calibri"/>
                <w:color w:val="000000"/>
                <w:lang w:eastAsia="tr-TR"/>
              </w:rPr>
              <w:t>Edge</w:t>
            </w:r>
            <w:proofErr w:type="spellEnd"/>
            <w:r>
              <w:rPr>
                <w:rFonts w:ascii="Calibri" w:eastAsia="Times New Roman" w:hAnsi="Calibri" w:cs="Calibri"/>
                <w:color w:val="000000"/>
                <w:lang w:eastAsia="tr-TR"/>
              </w:rPr>
              <w:t xml:space="preserve"> </w:t>
            </w:r>
            <w:proofErr w:type="spellStart"/>
            <w:r>
              <w:rPr>
                <w:rFonts w:ascii="Calibri" w:eastAsia="Times New Roman" w:hAnsi="Calibri" w:cs="Calibri"/>
                <w:color w:val="000000"/>
                <w:lang w:eastAsia="tr-TR"/>
              </w:rPr>
              <w:t>computing</w:t>
            </w:r>
            <w:proofErr w:type="spellEnd"/>
            <w:r>
              <w:rPr>
                <w:rFonts w:ascii="Calibri" w:eastAsia="Times New Roman" w:hAnsi="Calibri" w:cs="Calibri"/>
                <w:color w:val="000000"/>
                <w:lang w:eastAsia="tr-TR"/>
              </w:rPr>
              <w:t xml:space="preserve"> pek çok firma için maliyet düşürme, performans arttırma, bekleme sürelerini arttırma</w:t>
            </w:r>
            <w:ins w:id="156" w:author="Microsoft Office User" w:date="2021-01-13T15:17:00Z">
              <w:r w:rsidR="004B6F24">
                <w:rPr>
                  <w:rFonts w:ascii="Calibri" w:eastAsia="Times New Roman" w:hAnsi="Calibri" w:cs="Calibri"/>
                  <w:color w:val="000000"/>
                  <w:lang w:eastAsia="tr-TR"/>
                </w:rPr>
                <w:t xml:space="preserve"> ve</w:t>
              </w:r>
            </w:ins>
            <w:del w:id="157" w:author="Microsoft Office User" w:date="2021-01-13T15:17:00Z">
              <w:r w:rsidDel="004B6F24">
                <w:rPr>
                  <w:rFonts w:ascii="Calibri" w:eastAsia="Times New Roman" w:hAnsi="Calibri" w:cs="Calibri"/>
                  <w:color w:val="000000"/>
                  <w:lang w:eastAsia="tr-TR"/>
                </w:rPr>
                <w:delText>,</w:delText>
              </w:r>
            </w:del>
            <w:r>
              <w:rPr>
                <w:rFonts w:ascii="Calibri" w:eastAsia="Times New Roman" w:hAnsi="Calibri" w:cs="Calibri"/>
                <w:color w:val="000000"/>
                <w:lang w:eastAsia="tr-TR"/>
              </w:rPr>
              <w:t xml:space="preserve"> yapay zekâ uygulamaları için önemli bir </w:t>
            </w:r>
            <w:del w:id="158" w:author="Baris Can Ustundag" w:date="2021-01-13T00:21:00Z">
              <w:r w:rsidDel="0023696B">
                <w:rPr>
                  <w:rFonts w:ascii="Calibri" w:eastAsia="Times New Roman" w:hAnsi="Calibri" w:cs="Calibri"/>
                  <w:color w:val="000000"/>
                  <w:lang w:eastAsia="tr-TR"/>
                </w:rPr>
                <w:delText xml:space="preserve">uygulama </w:delText>
              </w:r>
            </w:del>
            <w:ins w:id="159" w:author="Baris Can Ustundag" w:date="2021-01-13T00:21:00Z">
              <w:r w:rsidR="0023696B">
                <w:rPr>
                  <w:rFonts w:ascii="Calibri" w:eastAsia="Times New Roman" w:hAnsi="Calibri" w:cs="Calibri"/>
                  <w:color w:val="000000"/>
                  <w:lang w:eastAsia="tr-TR"/>
                </w:rPr>
                <w:t>yöntem</w:t>
              </w:r>
              <w:r w:rsidR="0023696B">
                <w:rPr>
                  <w:rFonts w:ascii="Calibri" w:eastAsia="Times New Roman" w:hAnsi="Calibri" w:cs="Calibri"/>
                  <w:color w:val="000000"/>
                  <w:lang w:eastAsia="tr-TR"/>
                </w:rPr>
                <w:t xml:space="preserve"> </w:t>
              </w:r>
            </w:ins>
            <w:r>
              <w:rPr>
                <w:rFonts w:ascii="Calibri" w:eastAsia="Times New Roman" w:hAnsi="Calibri" w:cs="Calibri"/>
                <w:color w:val="000000"/>
                <w:lang w:eastAsia="tr-TR"/>
              </w:rPr>
              <w:t xml:space="preserve">haline gelmiştir. </w:t>
            </w:r>
            <w:del w:id="160" w:author="Baris Can Ustundag" w:date="2021-01-13T00:21:00Z">
              <w:r w:rsidDel="0023696B">
                <w:rPr>
                  <w:rFonts w:ascii="Calibri" w:eastAsia="Times New Roman" w:hAnsi="Calibri" w:cs="Calibri"/>
                  <w:color w:val="000000"/>
                  <w:lang w:eastAsia="tr-TR"/>
                </w:rPr>
                <w:delText>Çok büyük</w:delText>
              </w:r>
            </w:del>
            <w:ins w:id="161" w:author="Baris Can Ustundag" w:date="2021-01-13T00:21:00Z">
              <w:r w:rsidR="0023696B">
                <w:rPr>
                  <w:rFonts w:ascii="Calibri" w:eastAsia="Times New Roman" w:hAnsi="Calibri" w:cs="Calibri"/>
                  <w:color w:val="000000"/>
                  <w:lang w:eastAsia="tr-TR"/>
                </w:rPr>
                <w:t>Yüksek</w:t>
              </w:r>
            </w:ins>
            <w:r>
              <w:rPr>
                <w:rFonts w:ascii="Calibri" w:eastAsia="Times New Roman" w:hAnsi="Calibri" w:cs="Calibri"/>
                <w:color w:val="000000"/>
                <w:lang w:eastAsia="tr-TR"/>
              </w:rPr>
              <w:t xml:space="preserve"> miktarlarda ham verilerin bir ağ üzerinden gönderilmesi ağ kaynaklarında büyük bir yük getirmektedir. Özellikle nesnelerin interneti ve gömülü cihazlar için veriler çeşitli </w:t>
            </w:r>
            <w:proofErr w:type="spellStart"/>
            <w:r>
              <w:rPr>
                <w:rFonts w:ascii="Calibri" w:eastAsia="Times New Roman" w:hAnsi="Calibri" w:cs="Calibri"/>
                <w:color w:val="000000"/>
                <w:lang w:eastAsia="tr-TR"/>
              </w:rPr>
              <w:t>sensörler</w:t>
            </w:r>
            <w:ins w:id="162" w:author="Baris Can Ustundag" w:date="2021-01-13T00:22:00Z">
              <w:r w:rsidR="0023696B">
                <w:rPr>
                  <w:rFonts w:ascii="Calibri" w:eastAsia="Times New Roman" w:hAnsi="Calibri" w:cs="Calibri"/>
                  <w:color w:val="000000"/>
                  <w:lang w:eastAsia="tr-TR"/>
                </w:rPr>
                <w:t>in</w:t>
              </w:r>
              <w:proofErr w:type="spellEnd"/>
              <w:r w:rsidR="0023696B">
                <w:rPr>
                  <w:rFonts w:ascii="Calibri" w:eastAsia="Times New Roman" w:hAnsi="Calibri" w:cs="Calibri"/>
                  <w:color w:val="000000"/>
                  <w:lang w:eastAsia="tr-TR"/>
                </w:rPr>
                <w:t xml:space="preserve"> ölçümlediği</w:t>
              </w:r>
            </w:ins>
            <w:r>
              <w:rPr>
                <w:rFonts w:ascii="Calibri" w:eastAsia="Times New Roman" w:hAnsi="Calibri" w:cs="Calibri"/>
                <w:color w:val="000000"/>
                <w:lang w:eastAsia="tr-TR"/>
              </w:rPr>
              <w:t xml:space="preserve"> fiziksel dünyadan gelmektedir. Bu veriler </w:t>
            </w:r>
            <w:del w:id="163" w:author="Baris Can Ustundag" w:date="2021-01-13T00:22:00Z">
              <w:r w:rsidDel="0023696B">
                <w:rPr>
                  <w:rFonts w:ascii="Calibri" w:eastAsia="Times New Roman" w:hAnsi="Calibri" w:cs="Calibri"/>
                  <w:color w:val="000000"/>
                  <w:lang w:eastAsia="tr-TR"/>
                </w:rPr>
                <w:delText xml:space="preserve">çeşitli </w:delText>
              </w:r>
            </w:del>
            <w:r>
              <w:rPr>
                <w:rFonts w:ascii="Calibri" w:eastAsia="Times New Roman" w:hAnsi="Calibri" w:cs="Calibri"/>
                <w:color w:val="000000"/>
                <w:lang w:eastAsia="tr-TR"/>
              </w:rPr>
              <w:t xml:space="preserve">çıkış ve haberleşme yöntemleri ile kullanıcıya bilgi verir ya da </w:t>
            </w:r>
            <w:proofErr w:type="spellStart"/>
            <w:r>
              <w:rPr>
                <w:rFonts w:ascii="Calibri" w:eastAsia="Times New Roman" w:hAnsi="Calibri" w:cs="Calibri"/>
                <w:color w:val="000000"/>
                <w:lang w:eastAsia="tr-TR"/>
              </w:rPr>
              <w:t>aktüatörleri</w:t>
            </w:r>
            <w:proofErr w:type="spellEnd"/>
            <w:r>
              <w:rPr>
                <w:rFonts w:ascii="Calibri" w:eastAsia="Times New Roman" w:hAnsi="Calibri" w:cs="Calibri"/>
                <w:color w:val="000000"/>
                <w:lang w:eastAsia="tr-TR"/>
              </w:rPr>
              <w:t xml:space="preserve"> harekete geçirir. Verilerin frekanslarının büyüklüğüne göre gönderilen bilgilerin boyutu da değişmektedir. Verilerin frekansı ne kadar yüksekse veri büyüklüğü ve bulutta yapılacak işlemin büyüklüğü artmaktadır. Böyle bir senaryoda, ara mikro veri merkezleri </w:t>
            </w:r>
            <w:ins w:id="164" w:author="Baris Can Ustundag" w:date="2021-01-13T00:22:00Z">
              <w:r w:rsidR="0023696B">
                <w:rPr>
                  <w:rFonts w:ascii="Calibri" w:eastAsia="Times New Roman" w:hAnsi="Calibri" w:cs="Calibri"/>
                  <w:color w:val="000000"/>
                  <w:lang w:eastAsia="tr-TR"/>
                </w:rPr>
                <w:t>ve/</w:t>
              </w:r>
            </w:ins>
            <w:r>
              <w:rPr>
                <w:rFonts w:ascii="Calibri" w:eastAsia="Times New Roman" w:hAnsi="Calibri" w:cs="Calibri"/>
                <w:color w:val="000000"/>
                <w:lang w:eastAsia="tr-TR"/>
              </w:rPr>
              <w:t>veya yüksek performanslı sunucular, yerel olarak bulut hizmetlerini çoğaltmak, performansı arttırmak ve bir aygıtın çabuk bozulabilen veriler üzerinde çalışabilmesi için kurulabilmektedir. Ancak bu işlem daha yüksek maliyet</w:t>
            </w:r>
            <w:ins w:id="165" w:author="Baris Can Ustundag" w:date="2021-01-13T00:22:00Z">
              <w:r w:rsidR="0023696B">
                <w:rPr>
                  <w:rFonts w:ascii="Calibri" w:eastAsia="Times New Roman" w:hAnsi="Calibri" w:cs="Calibri"/>
                  <w:color w:val="000000"/>
                  <w:lang w:eastAsia="tr-TR"/>
                </w:rPr>
                <w:t>lere</w:t>
              </w:r>
            </w:ins>
            <w:del w:id="166" w:author="Baris Can Ustundag" w:date="2021-01-13T00:22:00Z">
              <w:r w:rsidDel="0023696B">
                <w:rPr>
                  <w:rFonts w:ascii="Calibri" w:eastAsia="Times New Roman" w:hAnsi="Calibri" w:cs="Calibri"/>
                  <w:color w:val="000000"/>
                  <w:lang w:eastAsia="tr-TR"/>
                </w:rPr>
                <w:delText>e</w:delText>
              </w:r>
            </w:del>
            <w:r>
              <w:rPr>
                <w:rFonts w:ascii="Calibri" w:eastAsia="Times New Roman" w:hAnsi="Calibri" w:cs="Calibri"/>
                <w:color w:val="000000"/>
                <w:lang w:eastAsia="tr-TR"/>
              </w:rPr>
              <w:t xml:space="preserve"> sebep olmaktadır. Bunun yerine verilerin cihaz üzerinde işlenmesi ya da ara bir katman olan FOG </w:t>
            </w:r>
            <w:proofErr w:type="spellStart"/>
            <w:r>
              <w:rPr>
                <w:rFonts w:ascii="Calibri" w:eastAsia="Times New Roman" w:hAnsi="Calibri" w:cs="Calibri"/>
                <w:color w:val="000000"/>
                <w:lang w:eastAsia="tr-TR"/>
              </w:rPr>
              <w:t>computing</w:t>
            </w:r>
            <w:proofErr w:type="spellEnd"/>
            <w:r>
              <w:rPr>
                <w:rFonts w:ascii="Calibri" w:eastAsia="Times New Roman" w:hAnsi="Calibri" w:cs="Calibri"/>
                <w:color w:val="000000"/>
                <w:lang w:eastAsia="tr-TR"/>
              </w:rPr>
              <w:t xml:space="preserve"> (sis bilişim) ile işlenmesi hem maliyet açısında hem de performans açısından mantıklı bir çözüm oluşturmaktadır. </w:t>
            </w:r>
            <w:proofErr w:type="spellStart"/>
            <w:r>
              <w:rPr>
                <w:rFonts w:ascii="Calibri" w:eastAsia="Times New Roman" w:hAnsi="Calibri" w:cs="Calibri"/>
                <w:color w:val="000000"/>
                <w:lang w:eastAsia="tr-TR"/>
              </w:rPr>
              <w:t>Edge</w:t>
            </w:r>
            <w:proofErr w:type="spellEnd"/>
            <w:r>
              <w:rPr>
                <w:rFonts w:ascii="Calibri" w:eastAsia="Times New Roman" w:hAnsi="Calibri" w:cs="Calibri"/>
                <w:color w:val="000000"/>
                <w:lang w:eastAsia="tr-TR"/>
              </w:rPr>
              <w:t xml:space="preserve"> </w:t>
            </w:r>
            <w:proofErr w:type="spellStart"/>
            <w:r>
              <w:rPr>
                <w:rFonts w:ascii="Calibri" w:eastAsia="Times New Roman" w:hAnsi="Calibri" w:cs="Calibri"/>
                <w:color w:val="000000"/>
                <w:lang w:eastAsia="tr-TR"/>
              </w:rPr>
              <w:t>computing</w:t>
            </w:r>
            <w:proofErr w:type="spellEnd"/>
            <w:r>
              <w:rPr>
                <w:rFonts w:ascii="Calibri" w:eastAsia="Times New Roman" w:hAnsi="Calibri" w:cs="Calibri"/>
                <w:color w:val="000000"/>
                <w:lang w:eastAsia="tr-TR"/>
              </w:rPr>
              <w:t xml:space="preserve"> bulut bilişim sistemindeki kaynak kullanımını </w:t>
            </w:r>
            <w:del w:id="167" w:author="Microsoft Office User" w:date="2021-01-13T15:18:00Z">
              <w:r w:rsidDel="004B6F24">
                <w:rPr>
                  <w:rFonts w:ascii="Calibri" w:eastAsia="Times New Roman" w:hAnsi="Calibri" w:cs="Calibri"/>
                  <w:color w:val="000000"/>
                  <w:lang w:eastAsia="tr-TR"/>
                </w:rPr>
                <w:delText xml:space="preserve">optimize </w:delText>
              </w:r>
            </w:del>
            <w:ins w:id="168" w:author="Microsoft Office User" w:date="2021-01-13T15:18:00Z">
              <w:r w:rsidR="004B6F24">
                <w:rPr>
                  <w:rFonts w:ascii="Calibri" w:eastAsia="Times New Roman" w:hAnsi="Calibri" w:cs="Calibri"/>
                  <w:color w:val="000000"/>
                  <w:lang w:eastAsia="tr-TR"/>
                </w:rPr>
                <w:t>verimlileştirmeye</w:t>
              </w:r>
              <w:r w:rsidR="004B6F24">
                <w:rPr>
                  <w:rFonts w:ascii="Calibri" w:eastAsia="Times New Roman" w:hAnsi="Calibri" w:cs="Calibri"/>
                  <w:color w:val="000000"/>
                  <w:lang w:eastAsia="tr-TR"/>
                </w:rPr>
                <w:t xml:space="preserve"> </w:t>
              </w:r>
            </w:ins>
            <w:del w:id="169" w:author="Baris Can Ustundag" w:date="2021-01-13T15:20:00Z">
              <w:r w:rsidDel="00543F58">
                <w:rPr>
                  <w:rFonts w:ascii="Calibri" w:eastAsia="Times New Roman" w:hAnsi="Calibri" w:cs="Calibri"/>
                  <w:color w:val="000000"/>
                  <w:lang w:eastAsia="tr-TR"/>
                </w:rPr>
                <w:delText xml:space="preserve">etmeye </w:delText>
              </w:r>
            </w:del>
            <w:r>
              <w:rPr>
                <w:rFonts w:ascii="Calibri" w:eastAsia="Times New Roman" w:hAnsi="Calibri" w:cs="Calibri"/>
                <w:color w:val="000000"/>
                <w:lang w:eastAsia="tr-TR"/>
              </w:rPr>
              <w:t xml:space="preserve">yardımcı olmaktadır. </w:t>
            </w:r>
            <w:proofErr w:type="spellStart"/>
            <w:r>
              <w:rPr>
                <w:rFonts w:ascii="Calibri" w:eastAsia="Times New Roman" w:hAnsi="Calibri" w:cs="Calibri"/>
                <w:color w:val="000000"/>
                <w:lang w:eastAsia="tr-TR"/>
              </w:rPr>
              <w:t>Edge</w:t>
            </w:r>
            <w:proofErr w:type="spellEnd"/>
            <w:r>
              <w:rPr>
                <w:rFonts w:ascii="Calibri" w:eastAsia="Times New Roman" w:hAnsi="Calibri" w:cs="Calibri"/>
                <w:color w:val="000000"/>
                <w:lang w:eastAsia="tr-TR"/>
              </w:rPr>
              <w:t xml:space="preserve"> </w:t>
            </w:r>
            <w:proofErr w:type="spellStart"/>
            <w:r>
              <w:rPr>
                <w:rFonts w:ascii="Calibri" w:eastAsia="Times New Roman" w:hAnsi="Calibri" w:cs="Calibri"/>
                <w:color w:val="000000"/>
                <w:lang w:eastAsia="tr-TR"/>
              </w:rPr>
              <w:t>computing</w:t>
            </w:r>
            <w:proofErr w:type="spellEnd"/>
            <w:r>
              <w:rPr>
                <w:rFonts w:ascii="Calibri" w:eastAsia="Times New Roman" w:hAnsi="Calibri" w:cs="Calibri"/>
                <w:color w:val="000000"/>
                <w:lang w:eastAsia="tr-TR"/>
              </w:rPr>
              <w:t xml:space="preserve"> cihazlarında kullanılan işlemciler daha düşük güç gereksinimiyle daha gelişmiş donanım güvenliği sunmaktadır. </w:t>
            </w:r>
            <w:proofErr w:type="spellStart"/>
            <w:r>
              <w:rPr>
                <w:rFonts w:ascii="Calibri" w:eastAsia="Times New Roman" w:hAnsi="Calibri" w:cs="Calibri"/>
                <w:color w:val="000000"/>
                <w:lang w:eastAsia="tr-TR"/>
              </w:rPr>
              <w:t>Edge</w:t>
            </w:r>
            <w:proofErr w:type="spellEnd"/>
            <w:r>
              <w:rPr>
                <w:rFonts w:ascii="Calibri" w:eastAsia="Times New Roman" w:hAnsi="Calibri" w:cs="Calibri"/>
                <w:color w:val="000000"/>
                <w:lang w:eastAsia="tr-TR"/>
              </w:rPr>
              <w:t xml:space="preserve"> </w:t>
            </w:r>
            <w:proofErr w:type="spellStart"/>
            <w:r>
              <w:rPr>
                <w:rFonts w:ascii="Calibri" w:eastAsia="Times New Roman" w:hAnsi="Calibri" w:cs="Calibri"/>
                <w:color w:val="000000"/>
                <w:lang w:eastAsia="tr-TR"/>
              </w:rPr>
              <w:t>computing</w:t>
            </w:r>
            <w:proofErr w:type="spellEnd"/>
            <w:r>
              <w:rPr>
                <w:rFonts w:ascii="Calibri" w:eastAsia="Times New Roman" w:hAnsi="Calibri" w:cs="Calibri"/>
                <w:color w:val="000000"/>
                <w:lang w:eastAsia="tr-TR"/>
              </w:rPr>
              <w:t>, bir işlemin bulutta gerçekleştirilmesi yerine ağdaki uç donanımda işlenmesini sağlamaktadır</w:t>
            </w:r>
            <w:del w:id="170" w:author="Baris Can Ustundag" w:date="2021-01-13T15:21:00Z">
              <w:r w:rsidDel="00543F58">
                <w:rPr>
                  <w:rFonts w:ascii="Calibri" w:eastAsia="Times New Roman" w:hAnsi="Calibri" w:cs="Calibri"/>
                  <w:color w:val="000000"/>
                  <w:lang w:eastAsia="tr-TR"/>
                </w:rPr>
                <w:delText>. Veri analizi bir ağın ucunda yapıldığında “Edge Analytics” olarak bilinir</w:delText>
              </w:r>
            </w:del>
            <w:r>
              <w:rPr>
                <w:rFonts w:ascii="Calibri" w:eastAsia="Times New Roman" w:hAnsi="Calibri" w:cs="Calibri"/>
                <w:color w:val="000000"/>
                <w:lang w:eastAsia="tr-TR"/>
              </w:rPr>
              <w:t xml:space="preserve">. </w:t>
            </w:r>
            <w:del w:id="171" w:author="Baris Can Ustundag" w:date="2021-01-13T15:21:00Z">
              <w:r w:rsidDel="00543F58">
                <w:rPr>
                  <w:rFonts w:ascii="Calibri" w:eastAsia="Times New Roman" w:hAnsi="Calibri" w:cs="Calibri"/>
                  <w:color w:val="000000"/>
                  <w:lang w:eastAsia="tr-TR"/>
                </w:rPr>
                <w:delText xml:space="preserve">Bu </w:delText>
              </w:r>
            </w:del>
            <w:ins w:id="172" w:author="Baris Can Ustundag" w:date="2021-01-13T15:21:00Z">
              <w:r w:rsidR="00543F58">
                <w:rPr>
                  <w:rFonts w:ascii="Calibri" w:eastAsia="Times New Roman" w:hAnsi="Calibri" w:cs="Calibri"/>
                  <w:color w:val="000000"/>
                  <w:lang w:eastAsia="tr-TR"/>
                </w:rPr>
                <w:t>Uçta gerçekleşecek veri</w:t>
              </w:r>
              <w:r w:rsidR="00543F58">
                <w:rPr>
                  <w:rFonts w:ascii="Calibri" w:eastAsia="Times New Roman" w:hAnsi="Calibri" w:cs="Calibri"/>
                  <w:color w:val="000000"/>
                  <w:lang w:eastAsia="tr-TR"/>
                </w:rPr>
                <w:t xml:space="preserve"> </w:t>
              </w:r>
            </w:ins>
            <w:r>
              <w:rPr>
                <w:rFonts w:ascii="Calibri" w:eastAsia="Times New Roman" w:hAnsi="Calibri" w:cs="Calibri"/>
                <w:color w:val="000000"/>
                <w:lang w:eastAsia="tr-TR"/>
              </w:rPr>
              <w:t>analiz</w:t>
            </w:r>
            <w:ins w:id="173" w:author="Baris Can Ustundag" w:date="2021-01-13T15:21:00Z">
              <w:r w:rsidR="00543F58">
                <w:rPr>
                  <w:rFonts w:ascii="Calibri" w:eastAsia="Times New Roman" w:hAnsi="Calibri" w:cs="Calibri"/>
                  <w:color w:val="000000"/>
                  <w:lang w:eastAsia="tr-TR"/>
                </w:rPr>
                <w:t>i</w:t>
              </w:r>
            </w:ins>
            <w:r>
              <w:rPr>
                <w:rFonts w:ascii="Calibri" w:eastAsia="Times New Roman" w:hAnsi="Calibri" w:cs="Calibri"/>
                <w:color w:val="000000"/>
                <w:lang w:eastAsia="tr-TR"/>
              </w:rPr>
              <w:t xml:space="preserve"> ile </w:t>
            </w:r>
            <w:del w:id="174" w:author="Baris Can Ustundag" w:date="2021-01-13T15:21:00Z">
              <w:r w:rsidDel="00543F58">
                <w:rPr>
                  <w:rFonts w:ascii="Calibri" w:eastAsia="Times New Roman" w:hAnsi="Calibri" w:cs="Calibri"/>
                  <w:color w:val="000000"/>
                  <w:lang w:eastAsia="tr-TR"/>
                </w:rPr>
                <w:delText xml:space="preserve">birlikte kullanıcılara noktasal olarak veri sağlanması, </w:delText>
              </w:r>
            </w:del>
            <w:r>
              <w:rPr>
                <w:rFonts w:ascii="Calibri" w:eastAsia="Times New Roman" w:hAnsi="Calibri" w:cs="Calibri"/>
                <w:color w:val="000000"/>
                <w:lang w:eastAsia="tr-TR"/>
              </w:rPr>
              <w:t>kullanıcı alışkanlıklarının belirlenmesi</w:t>
            </w:r>
            <w:ins w:id="175" w:author="Baris Can Ustundag" w:date="2021-01-13T15:21:00Z">
              <w:r w:rsidR="00543F58">
                <w:rPr>
                  <w:rFonts w:ascii="Calibri" w:eastAsia="Times New Roman" w:hAnsi="Calibri" w:cs="Calibri"/>
                  <w:color w:val="000000"/>
                  <w:lang w:eastAsia="tr-TR"/>
                </w:rPr>
                <w:t xml:space="preserve"> ve</w:t>
              </w:r>
            </w:ins>
            <w:del w:id="176" w:author="Baris Can Ustundag" w:date="2021-01-13T15:21:00Z">
              <w:r w:rsidDel="00543F58">
                <w:rPr>
                  <w:rFonts w:ascii="Calibri" w:eastAsia="Times New Roman" w:hAnsi="Calibri" w:cs="Calibri"/>
                  <w:color w:val="000000"/>
                  <w:lang w:eastAsia="tr-TR"/>
                </w:rPr>
                <w:delText>,</w:delText>
              </w:r>
            </w:del>
            <w:r>
              <w:rPr>
                <w:rFonts w:ascii="Calibri" w:eastAsia="Times New Roman" w:hAnsi="Calibri" w:cs="Calibri"/>
                <w:color w:val="000000"/>
                <w:lang w:eastAsia="tr-TR"/>
              </w:rPr>
              <w:t xml:space="preserve"> </w:t>
            </w:r>
            <w:proofErr w:type="gramStart"/>
            <w:r>
              <w:rPr>
                <w:rFonts w:ascii="Calibri" w:eastAsia="Times New Roman" w:hAnsi="Calibri" w:cs="Calibri"/>
                <w:color w:val="000000"/>
                <w:lang w:eastAsia="tr-TR"/>
              </w:rPr>
              <w:t>cihazların</w:t>
            </w:r>
            <w:proofErr w:type="gramEnd"/>
            <w:r>
              <w:rPr>
                <w:rFonts w:ascii="Calibri" w:eastAsia="Times New Roman" w:hAnsi="Calibri" w:cs="Calibri"/>
                <w:color w:val="000000"/>
                <w:lang w:eastAsia="tr-TR"/>
              </w:rPr>
              <w:t xml:space="preserve"> daha yüksek otonom seviyelere ulaşması sağlanabilir. </w:t>
            </w:r>
          </w:p>
          <w:p w14:paraId="620FEA9B" w14:textId="77777777" w:rsidR="00753177" w:rsidRDefault="00753177" w:rsidP="00D40F33">
            <w:pPr>
              <w:rPr>
                <w:rFonts w:ascii="Calibri" w:eastAsia="Times New Roman" w:hAnsi="Calibri" w:cs="Calibri"/>
                <w:color w:val="000000"/>
                <w:lang w:eastAsia="tr-TR"/>
              </w:rPr>
            </w:pPr>
          </w:p>
          <w:p w14:paraId="61E944BD" w14:textId="1D617123" w:rsidR="00753177" w:rsidRDefault="00753177" w:rsidP="00D40F33">
            <w:pPr>
              <w:rPr>
                <w:rFonts w:ascii="Calibri" w:eastAsia="Times New Roman" w:hAnsi="Calibri" w:cs="Calibri"/>
                <w:color w:val="000000"/>
                <w:lang w:eastAsia="tr-TR"/>
              </w:rPr>
            </w:pPr>
            <w:r>
              <w:rPr>
                <w:rFonts w:ascii="Calibri" w:eastAsia="Times New Roman" w:hAnsi="Calibri" w:cs="Calibri"/>
                <w:color w:val="000000"/>
                <w:lang w:eastAsia="tr-TR"/>
              </w:rPr>
              <w:t xml:space="preserve">Firmanın sistemlerinde </w:t>
            </w:r>
            <w:proofErr w:type="spellStart"/>
            <w:r>
              <w:rPr>
                <w:rFonts w:ascii="Calibri" w:eastAsia="Times New Roman" w:hAnsi="Calibri" w:cs="Calibri"/>
                <w:color w:val="000000"/>
                <w:lang w:eastAsia="tr-TR"/>
              </w:rPr>
              <w:t>edge</w:t>
            </w:r>
            <w:proofErr w:type="spellEnd"/>
            <w:r>
              <w:rPr>
                <w:rFonts w:ascii="Calibri" w:eastAsia="Times New Roman" w:hAnsi="Calibri" w:cs="Calibri"/>
                <w:color w:val="000000"/>
                <w:lang w:eastAsia="tr-TR"/>
              </w:rPr>
              <w:t xml:space="preserve"> </w:t>
            </w:r>
            <w:proofErr w:type="spellStart"/>
            <w:r>
              <w:rPr>
                <w:rFonts w:ascii="Calibri" w:eastAsia="Times New Roman" w:hAnsi="Calibri" w:cs="Calibri"/>
                <w:color w:val="000000"/>
                <w:lang w:eastAsia="tr-TR"/>
              </w:rPr>
              <w:t>computing’e</w:t>
            </w:r>
            <w:proofErr w:type="spellEnd"/>
            <w:r>
              <w:rPr>
                <w:rFonts w:ascii="Calibri" w:eastAsia="Times New Roman" w:hAnsi="Calibri" w:cs="Calibri"/>
                <w:color w:val="000000"/>
                <w:lang w:eastAsia="tr-TR"/>
              </w:rPr>
              <w:t xml:space="preserve"> geçmeyi hedeflemesinin sebepleri:</w:t>
            </w:r>
          </w:p>
          <w:p w14:paraId="272E19A8" w14:textId="2E9AFE6D" w:rsidR="00753177" w:rsidRDefault="00753177" w:rsidP="00D40F33">
            <w:pPr>
              <w:rPr>
                <w:rFonts w:ascii="Calibri" w:eastAsia="Times New Roman" w:hAnsi="Calibri" w:cs="Calibri"/>
                <w:color w:val="000000"/>
                <w:lang w:eastAsia="tr-TR"/>
              </w:rPr>
            </w:pPr>
          </w:p>
          <w:p w14:paraId="0B1F5E83" w14:textId="24C671EC" w:rsidR="00753177" w:rsidRDefault="00753177" w:rsidP="00D40F33">
            <w:pPr>
              <w:rPr>
                <w:rFonts w:ascii="Calibri" w:eastAsia="Times New Roman" w:hAnsi="Calibri" w:cs="Calibri"/>
                <w:color w:val="000000"/>
                <w:lang w:eastAsia="tr-TR"/>
              </w:rPr>
            </w:pPr>
            <w:r>
              <w:rPr>
                <w:rFonts w:ascii="Calibri" w:eastAsia="Times New Roman" w:hAnsi="Calibri" w:cs="Calibri"/>
                <w:color w:val="000000"/>
                <w:lang w:eastAsia="tr-TR"/>
              </w:rPr>
              <w:t xml:space="preserve">1. </w:t>
            </w:r>
            <w:proofErr w:type="spellStart"/>
            <w:r>
              <w:rPr>
                <w:rFonts w:ascii="Calibri" w:eastAsia="Times New Roman" w:hAnsi="Calibri" w:cs="Calibri"/>
                <w:color w:val="000000"/>
                <w:lang w:eastAsia="tr-TR"/>
              </w:rPr>
              <w:t>Edge</w:t>
            </w:r>
            <w:proofErr w:type="spellEnd"/>
            <w:r>
              <w:rPr>
                <w:rFonts w:ascii="Calibri" w:eastAsia="Times New Roman" w:hAnsi="Calibri" w:cs="Calibri"/>
                <w:color w:val="000000"/>
                <w:lang w:eastAsia="tr-TR"/>
              </w:rPr>
              <w:t xml:space="preserve"> </w:t>
            </w:r>
            <w:proofErr w:type="spellStart"/>
            <w:r>
              <w:rPr>
                <w:rFonts w:ascii="Calibri" w:eastAsia="Times New Roman" w:hAnsi="Calibri" w:cs="Calibri"/>
                <w:color w:val="000000"/>
                <w:lang w:eastAsia="tr-TR"/>
              </w:rPr>
              <w:t>computing</w:t>
            </w:r>
            <w:proofErr w:type="spellEnd"/>
            <w:r>
              <w:rPr>
                <w:rFonts w:ascii="Calibri" w:eastAsia="Times New Roman" w:hAnsi="Calibri" w:cs="Calibri"/>
                <w:color w:val="000000"/>
                <w:lang w:eastAsia="tr-TR"/>
              </w:rPr>
              <w:t xml:space="preserve"> uygulanması ile birlikte gerekli olan işlem gücü dağıtılmış olacaktır. Verilerin önceden işlenmesi sebebi ile düşük ağ genişliği ve gecikmeler ile veriler buluta aktarılabilecektir. Böylece daha hızlı işlem gerçekleştirilecektir.</w:t>
            </w:r>
          </w:p>
          <w:p w14:paraId="6C0D1E82" w14:textId="4E584EC5" w:rsidR="00753177" w:rsidRDefault="00753177" w:rsidP="00D40F33">
            <w:pPr>
              <w:rPr>
                <w:rFonts w:ascii="Calibri" w:eastAsia="Times New Roman" w:hAnsi="Calibri" w:cs="Calibri"/>
                <w:color w:val="000000"/>
                <w:lang w:eastAsia="tr-TR"/>
              </w:rPr>
            </w:pPr>
          </w:p>
          <w:p w14:paraId="2CD2CAFC" w14:textId="26A0F8EA" w:rsidR="00753177" w:rsidRDefault="00753177" w:rsidP="00D40F33">
            <w:pPr>
              <w:rPr>
                <w:rFonts w:ascii="Calibri" w:eastAsia="Times New Roman" w:hAnsi="Calibri" w:cs="Calibri"/>
                <w:color w:val="000000"/>
                <w:lang w:eastAsia="tr-TR"/>
              </w:rPr>
            </w:pPr>
            <w:r>
              <w:rPr>
                <w:rFonts w:ascii="Calibri" w:eastAsia="Times New Roman" w:hAnsi="Calibri" w:cs="Calibri"/>
                <w:color w:val="000000"/>
                <w:lang w:eastAsia="tr-TR"/>
              </w:rPr>
              <w:t xml:space="preserve">2. </w:t>
            </w:r>
            <w:proofErr w:type="spellStart"/>
            <w:r>
              <w:rPr>
                <w:rFonts w:ascii="Calibri" w:eastAsia="Times New Roman" w:hAnsi="Calibri" w:cs="Calibri"/>
                <w:color w:val="000000"/>
                <w:lang w:eastAsia="tr-TR"/>
              </w:rPr>
              <w:t>Edge</w:t>
            </w:r>
            <w:proofErr w:type="spellEnd"/>
            <w:r>
              <w:rPr>
                <w:rFonts w:ascii="Calibri" w:eastAsia="Times New Roman" w:hAnsi="Calibri" w:cs="Calibri"/>
                <w:color w:val="000000"/>
                <w:lang w:eastAsia="tr-TR"/>
              </w:rPr>
              <w:t xml:space="preserve"> </w:t>
            </w:r>
            <w:proofErr w:type="spellStart"/>
            <w:r>
              <w:rPr>
                <w:rFonts w:ascii="Calibri" w:eastAsia="Times New Roman" w:hAnsi="Calibri" w:cs="Calibri"/>
                <w:color w:val="000000"/>
                <w:lang w:eastAsia="tr-TR"/>
              </w:rPr>
              <w:t>computing</w:t>
            </w:r>
            <w:proofErr w:type="spellEnd"/>
            <w:r>
              <w:rPr>
                <w:rFonts w:ascii="Calibri" w:eastAsia="Times New Roman" w:hAnsi="Calibri" w:cs="Calibri"/>
                <w:color w:val="000000"/>
                <w:lang w:eastAsia="tr-TR"/>
              </w:rPr>
              <w:t xml:space="preserve"> sayesinde firmanın ürünlerinde uygulamayı hedeflediği makine öğrenmesi ve yapay zekâ uygulamalarının daha hızlı bir şekilde entegre edilmesi sağlanacaktır. Halihazırda firmanın </w:t>
            </w:r>
            <w:proofErr w:type="spellStart"/>
            <w:r>
              <w:rPr>
                <w:rFonts w:ascii="Calibri" w:eastAsia="Times New Roman" w:hAnsi="Calibri" w:cs="Calibri"/>
                <w:color w:val="000000"/>
                <w:lang w:eastAsia="tr-TR"/>
              </w:rPr>
              <w:t>Airqoon</w:t>
            </w:r>
            <w:proofErr w:type="spellEnd"/>
            <w:r>
              <w:rPr>
                <w:rFonts w:ascii="Calibri" w:eastAsia="Times New Roman" w:hAnsi="Calibri" w:cs="Calibri"/>
                <w:color w:val="000000"/>
                <w:lang w:eastAsia="tr-TR"/>
              </w:rPr>
              <w:t xml:space="preserve"> </w:t>
            </w:r>
            <w:ins w:id="177" w:author="Baris Can Ustundag" w:date="2021-01-13T15:21:00Z">
              <w:r w:rsidR="00543F58">
                <w:rPr>
                  <w:rFonts w:ascii="Calibri" w:eastAsia="Times New Roman" w:hAnsi="Calibri" w:cs="Calibri"/>
                  <w:color w:val="000000"/>
                  <w:lang w:eastAsia="tr-TR"/>
                </w:rPr>
                <w:t>isimli</w:t>
              </w:r>
            </w:ins>
            <w:ins w:id="178" w:author="Baris Can Ustundag" w:date="2021-01-13T15:22:00Z">
              <w:r w:rsidR="00543F58">
                <w:rPr>
                  <w:rFonts w:ascii="Calibri" w:eastAsia="Times New Roman" w:hAnsi="Calibri" w:cs="Calibri"/>
                  <w:color w:val="000000"/>
                  <w:lang w:eastAsia="tr-TR"/>
                </w:rPr>
                <w:t xml:space="preserve"> ürününde </w:t>
              </w:r>
            </w:ins>
            <w:del w:id="179" w:author="Baris Can Ustundag" w:date="2021-01-13T15:22:00Z">
              <w:r w:rsidDel="00543F58">
                <w:rPr>
                  <w:rFonts w:ascii="Calibri" w:eastAsia="Times New Roman" w:hAnsi="Calibri" w:cs="Calibri"/>
                  <w:color w:val="000000"/>
                  <w:lang w:eastAsia="tr-TR"/>
                </w:rPr>
                <w:delText xml:space="preserve">sistemlerinde </w:delText>
              </w:r>
            </w:del>
            <w:proofErr w:type="spellStart"/>
            <w:r>
              <w:rPr>
                <w:rFonts w:ascii="Calibri" w:eastAsia="Times New Roman" w:hAnsi="Calibri" w:cs="Calibri"/>
                <w:color w:val="000000"/>
                <w:lang w:eastAsia="tr-TR"/>
              </w:rPr>
              <w:t>tahminleme</w:t>
            </w:r>
            <w:proofErr w:type="spellEnd"/>
            <w:r>
              <w:rPr>
                <w:rFonts w:ascii="Calibri" w:eastAsia="Times New Roman" w:hAnsi="Calibri" w:cs="Calibri"/>
                <w:color w:val="000000"/>
                <w:lang w:eastAsia="tr-TR"/>
              </w:rPr>
              <w:t xml:space="preserve"> sistemi </w:t>
            </w:r>
            <w:del w:id="180" w:author="Baris Can Ustundag" w:date="2021-01-13T15:22:00Z">
              <w:r w:rsidDel="00543F58">
                <w:rPr>
                  <w:rFonts w:ascii="Calibri" w:eastAsia="Times New Roman" w:hAnsi="Calibri" w:cs="Calibri"/>
                  <w:color w:val="000000"/>
                  <w:lang w:eastAsia="tr-TR"/>
                </w:rPr>
                <w:delText xml:space="preserve">az sayıda </w:delText>
              </w:r>
            </w:del>
            <w:r>
              <w:rPr>
                <w:rFonts w:ascii="Calibri" w:eastAsia="Times New Roman" w:hAnsi="Calibri" w:cs="Calibri"/>
                <w:color w:val="000000"/>
                <w:lang w:eastAsia="tr-TR"/>
              </w:rPr>
              <w:t>cihazdan gelen verilerin bulutta toplanması aynı zamanda mete</w:t>
            </w:r>
            <w:ins w:id="181" w:author="Baris Can Ustundag" w:date="2021-01-13T15:22:00Z">
              <w:r w:rsidR="00543F58">
                <w:rPr>
                  <w:rFonts w:ascii="Calibri" w:eastAsia="Times New Roman" w:hAnsi="Calibri" w:cs="Calibri"/>
                  <w:color w:val="000000"/>
                  <w:lang w:eastAsia="tr-TR"/>
                </w:rPr>
                <w:t>o</w:t>
              </w:r>
            </w:ins>
            <w:r>
              <w:rPr>
                <w:rFonts w:ascii="Calibri" w:eastAsia="Times New Roman" w:hAnsi="Calibri" w:cs="Calibri"/>
                <w:color w:val="000000"/>
                <w:lang w:eastAsia="tr-TR"/>
              </w:rPr>
              <w:t>roloji servisi gibi servislerden gelen veriler ile birlikte makine öğrenmesi algoritmaları kullanılarak yapılmaktadır. Az sayıda cihaz olduğunda bu işlem fazla işlem gücü gerektirmemesine rağmen büyük çaptaki uygulamalarda</w:t>
            </w:r>
            <w:ins w:id="182" w:author="Baris Can Ustundag" w:date="2021-01-13T15:23:00Z">
              <w:r w:rsidR="00543F58">
                <w:rPr>
                  <w:rFonts w:ascii="Calibri" w:eastAsia="Times New Roman" w:hAnsi="Calibri" w:cs="Calibri"/>
                  <w:color w:val="000000"/>
                  <w:lang w:eastAsia="tr-TR"/>
                </w:rPr>
                <w:t xml:space="preserve">, daha yüksek frekansta </w:t>
              </w:r>
              <w:proofErr w:type="spellStart"/>
              <w:r w:rsidR="00543F58">
                <w:rPr>
                  <w:rFonts w:ascii="Calibri" w:eastAsia="Times New Roman" w:hAnsi="Calibri" w:cs="Calibri"/>
                  <w:color w:val="000000"/>
                  <w:lang w:eastAsia="tr-TR"/>
                </w:rPr>
                <w:t>sensör</w:t>
              </w:r>
              <w:proofErr w:type="spellEnd"/>
              <w:r w:rsidR="00543F58">
                <w:rPr>
                  <w:rFonts w:ascii="Calibri" w:eastAsia="Times New Roman" w:hAnsi="Calibri" w:cs="Calibri"/>
                  <w:color w:val="000000"/>
                  <w:lang w:eastAsia="tr-TR"/>
                </w:rPr>
                <w:t xml:space="preserve"> ölçümü gerektiren uygulamalarda</w:t>
              </w:r>
            </w:ins>
            <w:r>
              <w:rPr>
                <w:rFonts w:ascii="Calibri" w:eastAsia="Times New Roman" w:hAnsi="Calibri" w:cs="Calibri"/>
                <w:color w:val="000000"/>
                <w:lang w:eastAsia="tr-TR"/>
              </w:rPr>
              <w:t xml:space="preserve"> işlem gücü ihtiyacı artmaktadır. </w:t>
            </w:r>
            <w:proofErr w:type="spellStart"/>
            <w:r>
              <w:rPr>
                <w:rFonts w:ascii="Calibri" w:eastAsia="Times New Roman" w:hAnsi="Calibri" w:cs="Calibri"/>
                <w:color w:val="000000"/>
                <w:lang w:eastAsia="tr-TR"/>
              </w:rPr>
              <w:t>Edge</w:t>
            </w:r>
            <w:proofErr w:type="spellEnd"/>
            <w:r>
              <w:rPr>
                <w:rFonts w:ascii="Calibri" w:eastAsia="Times New Roman" w:hAnsi="Calibri" w:cs="Calibri"/>
                <w:color w:val="000000"/>
                <w:lang w:eastAsia="tr-TR"/>
              </w:rPr>
              <w:t xml:space="preserve"> </w:t>
            </w:r>
            <w:proofErr w:type="spellStart"/>
            <w:r>
              <w:rPr>
                <w:rFonts w:ascii="Calibri" w:eastAsia="Times New Roman" w:hAnsi="Calibri" w:cs="Calibri"/>
                <w:color w:val="000000"/>
                <w:lang w:eastAsia="tr-TR"/>
              </w:rPr>
              <w:t>computing</w:t>
            </w:r>
            <w:proofErr w:type="spellEnd"/>
            <w:r>
              <w:rPr>
                <w:rFonts w:ascii="Calibri" w:eastAsia="Times New Roman" w:hAnsi="Calibri" w:cs="Calibri"/>
                <w:color w:val="000000"/>
                <w:lang w:eastAsia="tr-TR"/>
              </w:rPr>
              <w:t xml:space="preserve"> kullanılarak bu durumlarda gerek duyulan işlemlerin </w:t>
            </w:r>
            <w:del w:id="183" w:author="Baris Can Ustundag" w:date="2021-01-13T15:23:00Z">
              <w:r w:rsidDel="00543F58">
                <w:rPr>
                  <w:rFonts w:ascii="Calibri" w:eastAsia="Times New Roman" w:hAnsi="Calibri" w:cs="Calibri"/>
                  <w:color w:val="000000"/>
                  <w:lang w:eastAsia="tr-TR"/>
                </w:rPr>
                <w:delText xml:space="preserve">bazıları </w:delText>
              </w:r>
            </w:del>
            <w:ins w:id="184" w:author="Baris Can Ustundag" w:date="2021-01-13T15:23:00Z">
              <w:r w:rsidR="00543F58">
                <w:rPr>
                  <w:rFonts w:ascii="Calibri" w:eastAsia="Times New Roman" w:hAnsi="Calibri" w:cs="Calibri"/>
                  <w:color w:val="000000"/>
                  <w:lang w:eastAsia="tr-TR"/>
                </w:rPr>
                <w:t>bir grubu</w:t>
              </w:r>
              <w:r w:rsidR="00543F58">
                <w:rPr>
                  <w:rFonts w:ascii="Calibri" w:eastAsia="Times New Roman" w:hAnsi="Calibri" w:cs="Calibri"/>
                  <w:color w:val="000000"/>
                  <w:lang w:eastAsia="tr-TR"/>
                </w:rPr>
                <w:t xml:space="preserve"> </w:t>
              </w:r>
            </w:ins>
            <w:r>
              <w:rPr>
                <w:rFonts w:ascii="Calibri" w:eastAsia="Times New Roman" w:hAnsi="Calibri" w:cs="Calibri"/>
                <w:color w:val="000000"/>
                <w:lang w:eastAsia="tr-TR"/>
              </w:rPr>
              <w:t xml:space="preserve">veri toplayan cihazlarda bulunan </w:t>
            </w:r>
            <w:proofErr w:type="spellStart"/>
            <w:r>
              <w:rPr>
                <w:rFonts w:ascii="Calibri" w:eastAsia="Times New Roman" w:hAnsi="Calibri" w:cs="Calibri"/>
                <w:color w:val="000000"/>
                <w:lang w:eastAsia="tr-TR"/>
              </w:rPr>
              <w:t>mikro</w:t>
            </w:r>
            <w:del w:id="185" w:author="Baris Can Ustundag" w:date="2021-01-13T15:23:00Z">
              <w:r w:rsidDel="00543F58">
                <w:rPr>
                  <w:rFonts w:ascii="Calibri" w:eastAsia="Times New Roman" w:hAnsi="Calibri" w:cs="Calibri"/>
                  <w:color w:val="000000"/>
                  <w:lang w:eastAsia="tr-TR"/>
                </w:rPr>
                <w:delText xml:space="preserve"> </w:delText>
              </w:r>
            </w:del>
            <w:ins w:id="186" w:author="Baris Can Ustundag" w:date="2021-01-13T15:23:00Z">
              <w:r w:rsidR="00543F58">
                <w:rPr>
                  <w:rFonts w:ascii="Calibri" w:eastAsia="Times New Roman" w:hAnsi="Calibri" w:cs="Calibri"/>
                  <w:color w:val="000000"/>
                  <w:lang w:eastAsia="tr-TR"/>
                </w:rPr>
                <w:t>denetleyiciler</w:t>
              </w:r>
              <w:proofErr w:type="spellEnd"/>
              <w:r w:rsidR="00543F58">
                <w:rPr>
                  <w:rFonts w:ascii="Calibri" w:eastAsia="Times New Roman" w:hAnsi="Calibri" w:cs="Calibri"/>
                  <w:color w:val="000000"/>
                  <w:lang w:eastAsia="tr-TR"/>
                </w:rPr>
                <w:t xml:space="preserve"> </w:t>
              </w:r>
            </w:ins>
            <w:del w:id="187" w:author="Baris Can Ustundag" w:date="2021-01-13T15:23:00Z">
              <w:r w:rsidDel="00543F58">
                <w:rPr>
                  <w:rFonts w:ascii="Calibri" w:eastAsia="Times New Roman" w:hAnsi="Calibri" w:cs="Calibri"/>
                  <w:color w:val="000000"/>
                  <w:lang w:eastAsia="tr-TR"/>
                </w:rPr>
                <w:delText xml:space="preserve">kontrolcüler </w:delText>
              </w:r>
            </w:del>
            <w:r>
              <w:rPr>
                <w:rFonts w:ascii="Calibri" w:eastAsia="Times New Roman" w:hAnsi="Calibri" w:cs="Calibri"/>
                <w:color w:val="000000"/>
                <w:lang w:eastAsia="tr-TR"/>
              </w:rPr>
              <w:t xml:space="preserve">ile </w:t>
            </w:r>
            <w:del w:id="188" w:author="Baris Can Ustundag" w:date="2021-01-13T15:23:00Z">
              <w:r w:rsidDel="00543F58">
                <w:rPr>
                  <w:rFonts w:ascii="Calibri" w:eastAsia="Times New Roman" w:hAnsi="Calibri" w:cs="Calibri"/>
                  <w:color w:val="000000"/>
                  <w:lang w:eastAsia="tr-TR"/>
                </w:rPr>
                <w:delText xml:space="preserve">birlikte </w:delText>
              </w:r>
            </w:del>
            <w:r>
              <w:rPr>
                <w:rFonts w:ascii="Calibri" w:eastAsia="Times New Roman" w:hAnsi="Calibri" w:cs="Calibri"/>
                <w:color w:val="000000"/>
                <w:lang w:eastAsia="tr-TR"/>
              </w:rPr>
              <w:t xml:space="preserve">gerçekleştirilerek işlemin </w:t>
            </w:r>
            <w:del w:id="189" w:author="Baris Can Ustundag" w:date="2021-01-13T15:23:00Z">
              <w:r w:rsidDel="00543F58">
                <w:rPr>
                  <w:rFonts w:ascii="Calibri" w:eastAsia="Times New Roman" w:hAnsi="Calibri" w:cs="Calibri"/>
                  <w:color w:val="000000"/>
                  <w:lang w:eastAsia="tr-TR"/>
                </w:rPr>
                <w:delText xml:space="preserve">kolaylaştırılması </w:delText>
              </w:r>
            </w:del>
            <w:ins w:id="190" w:author="Baris Can Ustundag" w:date="2021-01-13T15:23:00Z">
              <w:r w:rsidR="00543F58">
                <w:rPr>
                  <w:rFonts w:ascii="Calibri" w:eastAsia="Times New Roman" w:hAnsi="Calibri" w:cs="Calibri"/>
                  <w:color w:val="000000"/>
                  <w:lang w:eastAsia="tr-TR"/>
                </w:rPr>
                <w:t>kolaylaşması</w:t>
              </w:r>
              <w:r w:rsidR="00543F58">
                <w:rPr>
                  <w:rFonts w:ascii="Calibri" w:eastAsia="Times New Roman" w:hAnsi="Calibri" w:cs="Calibri"/>
                  <w:color w:val="000000"/>
                  <w:lang w:eastAsia="tr-TR"/>
                </w:rPr>
                <w:t xml:space="preserve"> </w:t>
              </w:r>
            </w:ins>
            <w:r>
              <w:rPr>
                <w:rFonts w:ascii="Calibri" w:eastAsia="Times New Roman" w:hAnsi="Calibri" w:cs="Calibri"/>
                <w:color w:val="000000"/>
                <w:lang w:eastAsia="tr-TR"/>
              </w:rPr>
              <w:t xml:space="preserve">sağlanabilecektir. Geliştirilecek olan uç yazılım ile birlikte trend analizi, istatiksel </w:t>
            </w:r>
            <w:del w:id="191" w:author="Baris Can Ustundag" w:date="2021-01-13T15:24:00Z">
              <w:r w:rsidDel="00543F58">
                <w:rPr>
                  <w:rFonts w:ascii="Calibri" w:eastAsia="Times New Roman" w:hAnsi="Calibri" w:cs="Calibri"/>
                  <w:color w:val="000000"/>
                  <w:lang w:eastAsia="tr-TR"/>
                </w:rPr>
                <w:delText>analiz</w:delText>
              </w:r>
            </w:del>
            <w:del w:id="192" w:author="Baris Can Ustundag" w:date="2021-01-13T15:23:00Z">
              <w:r w:rsidDel="00543F58">
                <w:rPr>
                  <w:rFonts w:ascii="Calibri" w:eastAsia="Times New Roman" w:hAnsi="Calibri" w:cs="Calibri"/>
                  <w:color w:val="000000"/>
                  <w:lang w:eastAsia="tr-TR"/>
                </w:rPr>
                <w:delText>,</w:delText>
              </w:r>
            </w:del>
            <w:ins w:id="193" w:author="Baris Can Ustundag" w:date="2021-01-13T15:24:00Z">
              <w:r w:rsidR="00543F58">
                <w:rPr>
                  <w:rFonts w:ascii="Calibri" w:eastAsia="Times New Roman" w:hAnsi="Calibri" w:cs="Calibri"/>
                  <w:color w:val="000000"/>
                  <w:lang w:eastAsia="tr-TR"/>
                </w:rPr>
                <w:t>ve</w:t>
              </w:r>
            </w:ins>
            <w:r>
              <w:rPr>
                <w:rFonts w:ascii="Calibri" w:eastAsia="Times New Roman" w:hAnsi="Calibri" w:cs="Calibri"/>
                <w:color w:val="000000"/>
                <w:lang w:eastAsia="tr-TR"/>
              </w:rPr>
              <w:t xml:space="preserve"> mantıksal analiz yapılacaktır.</w:t>
            </w:r>
          </w:p>
          <w:p w14:paraId="7897BB3E" w14:textId="6FF74004" w:rsidR="00753177" w:rsidRDefault="00753177" w:rsidP="00D40F33">
            <w:pPr>
              <w:rPr>
                <w:rFonts w:ascii="Calibri" w:eastAsia="Times New Roman" w:hAnsi="Calibri" w:cs="Calibri"/>
                <w:color w:val="000000"/>
                <w:lang w:eastAsia="tr-TR"/>
              </w:rPr>
            </w:pPr>
          </w:p>
          <w:p w14:paraId="7B5FDB73" w14:textId="04AF142A" w:rsidR="00753177" w:rsidRDefault="00753177" w:rsidP="00D40F33">
            <w:pPr>
              <w:rPr>
                <w:rFonts w:ascii="Calibri" w:eastAsia="Times New Roman" w:hAnsi="Calibri" w:cs="Calibri"/>
                <w:color w:val="000000"/>
                <w:lang w:eastAsia="tr-TR"/>
              </w:rPr>
            </w:pPr>
            <w:r>
              <w:rPr>
                <w:rFonts w:ascii="Calibri" w:eastAsia="Times New Roman" w:hAnsi="Calibri" w:cs="Calibri"/>
                <w:color w:val="000000"/>
                <w:lang w:eastAsia="tr-TR"/>
              </w:rPr>
              <w:t xml:space="preserve">3. Cihazların internet erişimi olmadığında çalışması ve işlemlerinin devam etmesi sağlanacaktır. Böylece cihazların otonom olmasının önü açılacaktır. </w:t>
            </w:r>
          </w:p>
          <w:p w14:paraId="4BA54B5A" w14:textId="1F488919" w:rsidR="00753177" w:rsidRDefault="00753177" w:rsidP="00D40F33">
            <w:pPr>
              <w:rPr>
                <w:rFonts w:ascii="Calibri" w:eastAsia="Times New Roman" w:hAnsi="Calibri" w:cs="Calibri"/>
                <w:color w:val="000000"/>
                <w:lang w:eastAsia="tr-TR"/>
              </w:rPr>
            </w:pPr>
          </w:p>
          <w:p w14:paraId="3CC04FE9" w14:textId="78ECA4FF" w:rsidR="00753177" w:rsidRDefault="00753177" w:rsidP="00D40F33">
            <w:pPr>
              <w:rPr>
                <w:rFonts w:ascii="Calibri" w:eastAsia="Times New Roman" w:hAnsi="Calibri" w:cs="Calibri"/>
                <w:color w:val="000000"/>
                <w:lang w:eastAsia="tr-TR"/>
              </w:rPr>
            </w:pPr>
            <w:r>
              <w:rPr>
                <w:rFonts w:ascii="Calibri" w:eastAsia="Times New Roman" w:hAnsi="Calibri" w:cs="Calibri"/>
                <w:color w:val="000000"/>
                <w:lang w:eastAsia="tr-TR"/>
              </w:rPr>
              <w:t xml:space="preserve">4. Cihazların kendi arasında bulutla bağlantı kurmadan haberleşmesi ve işlem yapması sağlanacaktır. </w:t>
            </w:r>
          </w:p>
          <w:p w14:paraId="2982BA35" w14:textId="172E4891" w:rsidR="00753177" w:rsidRDefault="00753177" w:rsidP="00D40F33">
            <w:pPr>
              <w:rPr>
                <w:rFonts w:ascii="Calibri" w:eastAsia="Times New Roman" w:hAnsi="Calibri" w:cs="Calibri"/>
                <w:color w:val="000000"/>
                <w:lang w:eastAsia="tr-TR"/>
              </w:rPr>
            </w:pPr>
          </w:p>
          <w:p w14:paraId="18DE669C" w14:textId="5DAD784C" w:rsidR="00753177" w:rsidRDefault="00753177" w:rsidP="00D40F33">
            <w:pPr>
              <w:rPr>
                <w:rFonts w:ascii="Calibri" w:eastAsia="Times New Roman" w:hAnsi="Calibri" w:cs="Calibri"/>
                <w:color w:val="000000"/>
                <w:lang w:eastAsia="tr-TR"/>
              </w:rPr>
            </w:pPr>
            <w:r>
              <w:rPr>
                <w:rFonts w:ascii="Calibri" w:eastAsia="Times New Roman" w:hAnsi="Calibri" w:cs="Calibri"/>
                <w:color w:val="000000"/>
                <w:lang w:eastAsia="tr-TR"/>
              </w:rPr>
              <w:t xml:space="preserve">5. Geliştirilecek olan </w:t>
            </w:r>
            <w:proofErr w:type="spellStart"/>
            <w:r w:rsidRPr="0000070B">
              <w:rPr>
                <w:rFonts w:ascii="Calibri" w:eastAsia="Times New Roman" w:hAnsi="Calibri" w:cs="Calibri"/>
                <w:color w:val="000000"/>
                <w:highlight w:val="yellow"/>
                <w:lang w:eastAsia="tr-TR"/>
              </w:rPr>
              <w:t>Config</w:t>
            </w:r>
            <w:proofErr w:type="spellEnd"/>
            <w:r>
              <w:rPr>
                <w:rFonts w:ascii="Calibri" w:eastAsia="Times New Roman" w:hAnsi="Calibri" w:cs="Calibri"/>
                <w:color w:val="000000"/>
                <w:lang w:eastAsia="tr-TR"/>
              </w:rPr>
              <w:t xml:space="preserve"> yapısı ile sistemin müşteriler tarafından kendi kullanımlarına göre özelleştirilmesi kolaylaştırılacaktır.</w:t>
            </w:r>
            <w:r>
              <w:rPr>
                <w:rFonts w:ascii="Calibri" w:eastAsia="Times New Roman" w:hAnsi="Calibri" w:cs="Calibri"/>
                <w:color w:val="FF0000"/>
                <w:lang w:eastAsia="tr-TR"/>
              </w:rPr>
              <w:t xml:space="preserve"> </w:t>
            </w:r>
            <w:r w:rsidRPr="001375E0">
              <w:rPr>
                <w:rFonts w:ascii="Calibri" w:eastAsia="Times New Roman" w:hAnsi="Calibri" w:cs="Calibri"/>
                <w:color w:val="000000"/>
                <w:lang w:eastAsia="tr-TR"/>
              </w:rPr>
              <w:t xml:space="preserve">Böylece müşterilerin </w:t>
            </w:r>
            <w:r>
              <w:rPr>
                <w:rFonts w:ascii="Calibri" w:eastAsia="Times New Roman" w:hAnsi="Calibri" w:cs="Calibri"/>
                <w:color w:val="000000"/>
                <w:lang w:eastAsia="tr-TR"/>
              </w:rPr>
              <w:t>iş geliştirme</w:t>
            </w:r>
            <w:r w:rsidRPr="001375E0">
              <w:rPr>
                <w:rFonts w:ascii="Calibri" w:eastAsia="Times New Roman" w:hAnsi="Calibri" w:cs="Calibri"/>
                <w:color w:val="000000"/>
                <w:lang w:eastAsia="tr-TR"/>
              </w:rPr>
              <w:t xml:space="preserve"> departmanının </w:t>
            </w:r>
            <w:r>
              <w:rPr>
                <w:rFonts w:ascii="Calibri" w:eastAsia="Times New Roman" w:hAnsi="Calibri" w:cs="Calibri"/>
                <w:color w:val="000000"/>
                <w:lang w:eastAsia="tr-TR"/>
              </w:rPr>
              <w:t>iş zekâsı</w:t>
            </w:r>
            <w:r w:rsidRPr="001375E0">
              <w:rPr>
                <w:rFonts w:ascii="Calibri" w:eastAsia="Times New Roman" w:hAnsi="Calibri" w:cs="Calibri"/>
                <w:color w:val="000000"/>
                <w:lang w:eastAsia="tr-TR"/>
              </w:rPr>
              <w:t xml:space="preserve"> </w:t>
            </w:r>
            <w:r>
              <w:rPr>
                <w:rFonts w:ascii="Calibri" w:eastAsia="Times New Roman" w:hAnsi="Calibri" w:cs="Calibri"/>
                <w:color w:val="000000"/>
                <w:lang w:eastAsia="tr-TR"/>
              </w:rPr>
              <w:t>geliştirmesi</w:t>
            </w:r>
            <w:r w:rsidRPr="001375E0">
              <w:rPr>
                <w:rFonts w:ascii="Calibri" w:eastAsia="Times New Roman" w:hAnsi="Calibri" w:cs="Calibri"/>
                <w:color w:val="000000"/>
                <w:lang w:eastAsia="tr-TR"/>
              </w:rPr>
              <w:t xml:space="preserve"> sağlanacaktır.  </w:t>
            </w:r>
          </w:p>
          <w:p w14:paraId="2AF93167" w14:textId="77777777" w:rsidR="00753177" w:rsidRPr="002432A7" w:rsidRDefault="00753177" w:rsidP="00B54F90">
            <w:pPr>
              <w:rPr>
                <w:rFonts w:ascii="Calibri" w:eastAsia="Times New Roman" w:hAnsi="Calibri" w:cs="Calibri"/>
                <w:color w:val="000000"/>
                <w:lang w:eastAsia="tr-TR"/>
              </w:rPr>
            </w:pPr>
          </w:p>
        </w:tc>
        <w:tc>
          <w:tcPr>
            <w:tcW w:w="10491" w:type="dxa"/>
            <w:gridSpan w:val="2"/>
            <w:tcBorders>
              <w:top w:val="single" w:sz="4" w:space="0" w:color="auto"/>
              <w:left w:val="single" w:sz="12" w:space="0" w:color="auto"/>
              <w:bottom w:val="single" w:sz="4" w:space="0" w:color="000000"/>
              <w:right w:val="single" w:sz="12" w:space="0" w:color="auto"/>
            </w:tcBorders>
            <w:tcPrChange w:id="194" w:author="Baris Can Ustundag" w:date="2021-01-12T23:14:00Z">
              <w:tcPr>
                <w:tcW w:w="10491" w:type="dxa"/>
                <w:gridSpan w:val="2"/>
                <w:tcBorders>
                  <w:top w:val="single" w:sz="4" w:space="0" w:color="auto"/>
                  <w:left w:val="single" w:sz="12" w:space="0" w:color="auto"/>
                  <w:bottom w:val="single" w:sz="4" w:space="0" w:color="000000"/>
                  <w:right w:val="single" w:sz="12" w:space="0" w:color="auto"/>
                </w:tcBorders>
              </w:tcPr>
            </w:tcPrChange>
          </w:tcPr>
          <w:p w14:paraId="5453679E" w14:textId="77777777" w:rsidR="00753177" w:rsidRDefault="00753177" w:rsidP="00D40F33">
            <w:pPr>
              <w:rPr>
                <w:ins w:id="195" w:author="Baris Can Ustundag" w:date="2021-01-12T23:14:00Z"/>
                <w:rFonts w:ascii="Calibri" w:eastAsia="Times New Roman" w:hAnsi="Calibri" w:cs="Calibri"/>
                <w:bCs/>
                <w:i/>
                <w:color w:val="000000"/>
                <w:sz w:val="20"/>
                <w:lang w:eastAsia="tr-TR"/>
              </w:rPr>
            </w:pPr>
          </w:p>
        </w:tc>
      </w:tr>
      <w:tr w:rsidR="00753177" w:rsidRPr="002432A7" w14:paraId="30750439" w14:textId="1EBAF72F" w:rsidTr="00753177">
        <w:trPr>
          <w:gridAfter w:val="1"/>
          <w:wAfter w:w="1093" w:type="dxa"/>
          <w:trHeight w:val="293"/>
          <w:trPrChange w:id="196" w:author="Baris Can Ustundag" w:date="2021-01-12T23:14:00Z">
            <w:trPr>
              <w:gridAfter w:val="1"/>
              <w:wAfter w:w="1093" w:type="dxa"/>
              <w:trHeight w:val="293"/>
            </w:trPr>
          </w:trPrChange>
        </w:trPr>
        <w:tc>
          <w:tcPr>
            <w:tcW w:w="10491" w:type="dxa"/>
            <w:gridSpan w:val="10"/>
            <w:vMerge/>
            <w:tcBorders>
              <w:top w:val="single" w:sz="4" w:space="0" w:color="auto"/>
              <w:left w:val="single" w:sz="12" w:space="0" w:color="auto"/>
              <w:bottom w:val="single" w:sz="12" w:space="0" w:color="auto"/>
              <w:right w:val="single" w:sz="12" w:space="0" w:color="auto"/>
            </w:tcBorders>
            <w:vAlign w:val="center"/>
            <w:hideMark/>
            <w:tcPrChange w:id="197" w:author="Baris Can Ustundag" w:date="2021-01-12T23:14:00Z">
              <w:tcPr>
                <w:tcW w:w="10491" w:type="dxa"/>
                <w:gridSpan w:val="10"/>
                <w:vMerge/>
                <w:tcBorders>
                  <w:top w:val="single" w:sz="4" w:space="0" w:color="auto"/>
                  <w:left w:val="single" w:sz="12" w:space="0" w:color="auto"/>
                  <w:bottom w:val="single" w:sz="12" w:space="0" w:color="auto"/>
                  <w:right w:val="single" w:sz="12" w:space="0" w:color="auto"/>
                </w:tcBorders>
                <w:vAlign w:val="center"/>
                <w:hideMark/>
              </w:tcPr>
            </w:tcPrChange>
          </w:tcPr>
          <w:p w14:paraId="6B6F8603" w14:textId="77777777" w:rsidR="00753177" w:rsidRPr="002432A7" w:rsidRDefault="00753177" w:rsidP="00D40F33">
            <w:pPr>
              <w:rPr>
                <w:rFonts w:ascii="Calibri" w:eastAsia="Times New Roman" w:hAnsi="Calibri" w:cs="Calibri"/>
                <w:color w:val="000000"/>
                <w:lang w:eastAsia="tr-TR"/>
              </w:rPr>
            </w:pPr>
          </w:p>
        </w:tc>
        <w:tc>
          <w:tcPr>
            <w:tcW w:w="10491" w:type="dxa"/>
            <w:gridSpan w:val="2"/>
            <w:tcBorders>
              <w:top w:val="single" w:sz="4" w:space="0" w:color="auto"/>
              <w:left w:val="single" w:sz="12" w:space="0" w:color="auto"/>
              <w:bottom w:val="single" w:sz="12" w:space="0" w:color="auto"/>
              <w:right w:val="single" w:sz="12" w:space="0" w:color="auto"/>
            </w:tcBorders>
            <w:tcPrChange w:id="198" w:author="Baris Can Ustundag" w:date="2021-01-12T23:14:00Z">
              <w:tcPr>
                <w:tcW w:w="10491" w:type="dxa"/>
                <w:gridSpan w:val="2"/>
                <w:tcBorders>
                  <w:top w:val="single" w:sz="4" w:space="0" w:color="auto"/>
                  <w:left w:val="single" w:sz="12" w:space="0" w:color="auto"/>
                  <w:bottom w:val="single" w:sz="12" w:space="0" w:color="auto"/>
                  <w:right w:val="single" w:sz="12" w:space="0" w:color="auto"/>
                </w:tcBorders>
              </w:tcPr>
            </w:tcPrChange>
          </w:tcPr>
          <w:p w14:paraId="05A9974D" w14:textId="77777777" w:rsidR="00753177" w:rsidRPr="002432A7" w:rsidRDefault="00753177" w:rsidP="00D40F33">
            <w:pPr>
              <w:rPr>
                <w:ins w:id="199" w:author="Baris Can Ustundag" w:date="2021-01-12T23:14:00Z"/>
                <w:rFonts w:ascii="Calibri" w:eastAsia="Times New Roman" w:hAnsi="Calibri" w:cs="Calibri"/>
                <w:color w:val="000000"/>
                <w:lang w:eastAsia="tr-TR"/>
              </w:rPr>
            </w:pPr>
          </w:p>
        </w:tc>
      </w:tr>
      <w:tr w:rsidR="00753177" w:rsidRPr="002432A7" w14:paraId="069F720F" w14:textId="561E148D" w:rsidTr="00753177">
        <w:trPr>
          <w:gridAfter w:val="1"/>
          <w:wAfter w:w="1093" w:type="dxa"/>
          <w:trHeight w:val="345"/>
          <w:trPrChange w:id="200" w:author="Baris Can Ustundag" w:date="2021-01-12T23:14:00Z">
            <w:trPr>
              <w:gridAfter w:val="1"/>
              <w:wAfter w:w="1093" w:type="dxa"/>
              <w:trHeight w:val="345"/>
            </w:trPr>
          </w:trPrChange>
        </w:trPr>
        <w:tc>
          <w:tcPr>
            <w:tcW w:w="10491" w:type="dxa"/>
            <w:gridSpan w:val="10"/>
            <w:tcBorders>
              <w:top w:val="single" w:sz="12" w:space="0" w:color="auto"/>
              <w:left w:val="single" w:sz="12" w:space="0" w:color="auto"/>
              <w:bottom w:val="single" w:sz="4" w:space="0" w:color="auto"/>
              <w:right w:val="single" w:sz="12" w:space="0" w:color="auto"/>
            </w:tcBorders>
            <w:shd w:val="clear" w:color="auto" w:fill="auto"/>
            <w:vAlign w:val="center"/>
            <w:tcPrChange w:id="201" w:author="Baris Can Ustundag" w:date="2021-01-12T23:14:00Z">
              <w:tcPr>
                <w:tcW w:w="10491" w:type="dxa"/>
                <w:gridSpan w:val="10"/>
                <w:tcBorders>
                  <w:top w:val="single" w:sz="12" w:space="0" w:color="auto"/>
                  <w:left w:val="single" w:sz="12" w:space="0" w:color="auto"/>
                  <w:bottom w:val="single" w:sz="4" w:space="0" w:color="auto"/>
                  <w:right w:val="single" w:sz="12" w:space="0" w:color="auto"/>
                </w:tcBorders>
                <w:shd w:val="clear" w:color="auto" w:fill="auto"/>
                <w:vAlign w:val="center"/>
              </w:tcPr>
            </w:tcPrChange>
          </w:tcPr>
          <w:p w14:paraId="142FBE2D" w14:textId="77777777" w:rsidR="00753177" w:rsidRDefault="00753177" w:rsidP="00D40F33">
            <w:pPr>
              <w:rPr>
                <w:rFonts w:ascii="Calibri" w:eastAsia="Times New Roman" w:hAnsi="Calibri" w:cs="Calibri"/>
                <w:b/>
                <w:bCs/>
                <w:color w:val="000000"/>
                <w:lang w:eastAsia="tr-TR"/>
              </w:rPr>
            </w:pPr>
            <w:r>
              <w:rPr>
                <w:rFonts w:ascii="Calibri" w:eastAsia="Times New Roman" w:hAnsi="Calibri" w:cs="Calibri"/>
                <w:b/>
                <w:bCs/>
                <w:color w:val="000000"/>
                <w:lang w:eastAsia="tr-TR"/>
              </w:rPr>
              <w:lastRenderedPageBreak/>
              <w:t>Projenin Ar-Ge Niteliği:</w:t>
            </w:r>
          </w:p>
        </w:tc>
        <w:tc>
          <w:tcPr>
            <w:tcW w:w="10491" w:type="dxa"/>
            <w:gridSpan w:val="2"/>
            <w:tcBorders>
              <w:top w:val="single" w:sz="12" w:space="0" w:color="auto"/>
              <w:left w:val="single" w:sz="12" w:space="0" w:color="auto"/>
              <w:bottom w:val="single" w:sz="4" w:space="0" w:color="auto"/>
              <w:right w:val="single" w:sz="12" w:space="0" w:color="auto"/>
            </w:tcBorders>
            <w:tcPrChange w:id="202" w:author="Baris Can Ustundag" w:date="2021-01-12T23:14:00Z">
              <w:tcPr>
                <w:tcW w:w="10491" w:type="dxa"/>
                <w:gridSpan w:val="2"/>
                <w:tcBorders>
                  <w:top w:val="single" w:sz="12" w:space="0" w:color="auto"/>
                  <w:left w:val="single" w:sz="12" w:space="0" w:color="auto"/>
                  <w:bottom w:val="single" w:sz="4" w:space="0" w:color="auto"/>
                  <w:right w:val="single" w:sz="12" w:space="0" w:color="auto"/>
                </w:tcBorders>
              </w:tcPr>
            </w:tcPrChange>
          </w:tcPr>
          <w:p w14:paraId="5B074C2C" w14:textId="77777777" w:rsidR="00753177" w:rsidRDefault="00753177" w:rsidP="00D40F33">
            <w:pPr>
              <w:rPr>
                <w:ins w:id="203" w:author="Baris Can Ustundag" w:date="2021-01-12T23:14:00Z"/>
                <w:rFonts w:ascii="Calibri" w:eastAsia="Times New Roman" w:hAnsi="Calibri" w:cs="Calibri"/>
                <w:b/>
                <w:bCs/>
                <w:color w:val="000000"/>
                <w:lang w:eastAsia="tr-TR"/>
              </w:rPr>
            </w:pPr>
          </w:p>
        </w:tc>
      </w:tr>
      <w:tr w:rsidR="00753177" w:rsidRPr="002432A7" w14:paraId="1FF72CD5" w14:textId="420223DA" w:rsidTr="00753177">
        <w:trPr>
          <w:gridAfter w:val="1"/>
          <w:wAfter w:w="1093" w:type="dxa"/>
          <w:trHeight w:val="345"/>
          <w:trPrChange w:id="204" w:author="Baris Can Ustundag" w:date="2021-01-12T23:14:00Z">
            <w:trPr>
              <w:gridAfter w:val="1"/>
              <w:wAfter w:w="1093" w:type="dxa"/>
              <w:trHeight w:val="345"/>
            </w:trPr>
          </w:trPrChange>
        </w:trPr>
        <w:tc>
          <w:tcPr>
            <w:tcW w:w="10491" w:type="dxa"/>
            <w:gridSpan w:val="10"/>
            <w:vMerge w:val="restart"/>
            <w:tcBorders>
              <w:top w:val="single" w:sz="4" w:space="0" w:color="auto"/>
              <w:left w:val="single" w:sz="12" w:space="0" w:color="auto"/>
              <w:bottom w:val="single" w:sz="4" w:space="0" w:color="000000"/>
              <w:right w:val="single" w:sz="12" w:space="0" w:color="auto"/>
            </w:tcBorders>
            <w:vAlign w:val="center"/>
            <w:hideMark/>
            <w:tcPrChange w:id="205" w:author="Baris Can Ustundag" w:date="2021-01-12T23:14:00Z">
              <w:tcPr>
                <w:tcW w:w="10491" w:type="dxa"/>
                <w:gridSpan w:val="10"/>
                <w:vMerge w:val="restart"/>
                <w:tcBorders>
                  <w:top w:val="single" w:sz="4" w:space="0" w:color="auto"/>
                  <w:left w:val="single" w:sz="12" w:space="0" w:color="auto"/>
                  <w:bottom w:val="single" w:sz="4" w:space="0" w:color="000000"/>
                  <w:right w:val="single" w:sz="12" w:space="0" w:color="auto"/>
                </w:tcBorders>
                <w:vAlign w:val="center"/>
                <w:hideMark/>
              </w:tcPr>
            </w:tcPrChange>
          </w:tcPr>
          <w:p w14:paraId="2DE75549" w14:textId="77777777" w:rsidR="00753177" w:rsidRPr="00E633EB" w:rsidRDefault="00753177" w:rsidP="00AE2154">
            <w:pPr>
              <w:rPr>
                <w:rFonts w:ascii="Calibri" w:eastAsia="Times New Roman" w:hAnsi="Calibri" w:cs="Calibri"/>
                <w:i/>
                <w:color w:val="000000"/>
                <w:sz w:val="20"/>
                <w:lang w:eastAsia="tr-TR"/>
              </w:rPr>
            </w:pPr>
            <w:r>
              <w:rPr>
                <w:rFonts w:ascii="Calibri" w:eastAsia="Times New Roman" w:hAnsi="Calibri" w:cs="Calibri"/>
                <w:bCs/>
                <w:i/>
                <w:color w:val="000000"/>
                <w:sz w:val="20"/>
                <w:lang w:eastAsia="tr-TR"/>
              </w:rPr>
              <w:t>Projenin Ar-Ge niteliğini kısaca belirtiniz.</w:t>
            </w:r>
          </w:p>
          <w:p w14:paraId="6E8CC6FC" w14:textId="77777777" w:rsidR="00753177" w:rsidRDefault="00753177" w:rsidP="00D40F33">
            <w:pPr>
              <w:rPr>
                <w:rFonts w:ascii="Calibri" w:eastAsia="Times New Roman" w:hAnsi="Calibri" w:cs="Calibri"/>
                <w:b/>
                <w:bCs/>
                <w:color w:val="000000"/>
                <w:lang w:eastAsia="tr-TR"/>
              </w:rPr>
            </w:pPr>
          </w:p>
          <w:p w14:paraId="29BAAB15" w14:textId="6DF42122" w:rsidR="00753177" w:rsidRPr="00127DBA" w:rsidRDefault="00753177" w:rsidP="00D40F33">
            <w:pPr>
              <w:rPr>
                <w:rFonts w:ascii="Calibri" w:eastAsia="Times New Roman" w:hAnsi="Calibri" w:cs="Calibri"/>
                <w:color w:val="000000"/>
                <w:lang w:eastAsia="tr-TR"/>
              </w:rPr>
            </w:pPr>
            <w:r w:rsidRPr="00127DBA">
              <w:rPr>
                <w:rFonts w:ascii="Calibri" w:eastAsia="Times New Roman" w:hAnsi="Calibri" w:cs="Calibri"/>
                <w:color w:val="000000"/>
                <w:lang w:eastAsia="tr-TR"/>
              </w:rPr>
              <w:t>Proje kapsamında gerçekleştirilecek olan çalışmalarda aşağıdaki Ar-Ge yöntemleri kullanılacaktır:</w:t>
            </w:r>
          </w:p>
          <w:p w14:paraId="49A80957" w14:textId="4E7B2F56" w:rsidR="00753177" w:rsidRPr="00127DBA" w:rsidDel="00543F58" w:rsidRDefault="00753177" w:rsidP="00D40F33">
            <w:pPr>
              <w:rPr>
                <w:del w:id="206" w:author="Baris Can Ustundag" w:date="2021-01-13T15:26:00Z"/>
                <w:rFonts w:ascii="Calibri" w:eastAsia="Times New Roman" w:hAnsi="Calibri" w:cs="Calibri"/>
                <w:color w:val="000000"/>
                <w:lang w:eastAsia="tr-TR"/>
              </w:rPr>
            </w:pPr>
          </w:p>
          <w:p w14:paraId="7750CF95" w14:textId="1D4CB670" w:rsidR="00753177" w:rsidRPr="00127DBA" w:rsidDel="00543F58" w:rsidRDefault="00753177" w:rsidP="00D40F33">
            <w:pPr>
              <w:rPr>
                <w:del w:id="207" w:author="Baris Can Ustundag" w:date="2021-01-13T15:26:00Z"/>
                <w:rFonts w:ascii="Calibri" w:eastAsia="Times New Roman" w:hAnsi="Calibri" w:cs="Calibri"/>
                <w:color w:val="000000"/>
                <w:lang w:eastAsia="tr-TR"/>
              </w:rPr>
            </w:pPr>
            <w:del w:id="208" w:author="Baris Can Ustundag" w:date="2021-01-13T15:26:00Z">
              <w:r w:rsidRPr="00127DBA" w:rsidDel="00543F58">
                <w:rPr>
                  <w:rFonts w:ascii="Calibri" w:eastAsia="Times New Roman" w:hAnsi="Calibri" w:cs="Calibri"/>
                  <w:color w:val="000000"/>
                  <w:lang w:eastAsia="tr-TR"/>
                </w:rPr>
                <w:delText>Firma tarafından şu an</w:delText>
              </w:r>
            </w:del>
            <w:del w:id="209" w:author="Baris Can Ustundag" w:date="2021-01-13T15:24:00Z">
              <w:r w:rsidRPr="00127DBA" w:rsidDel="00543F58">
                <w:rPr>
                  <w:rFonts w:ascii="Calibri" w:eastAsia="Times New Roman" w:hAnsi="Calibri" w:cs="Calibri"/>
                  <w:color w:val="000000"/>
                  <w:lang w:eastAsia="tr-TR"/>
                </w:rPr>
                <w:delText>da geliştirilmiş olan İnovatink IoT</w:delText>
              </w:r>
            </w:del>
            <w:del w:id="210" w:author="Baris Can Ustundag" w:date="2021-01-13T15:26:00Z">
              <w:r w:rsidRPr="00127DBA" w:rsidDel="00543F58">
                <w:rPr>
                  <w:rFonts w:ascii="Calibri" w:eastAsia="Times New Roman" w:hAnsi="Calibri" w:cs="Calibri"/>
                  <w:color w:val="000000"/>
                  <w:lang w:eastAsia="tr-TR"/>
                </w:rPr>
                <w:delText xml:space="preserve"> platformunda</w:delText>
              </w:r>
              <w:r w:rsidDel="00543F58">
                <w:rPr>
                  <w:rFonts w:ascii="Calibri" w:eastAsia="Times New Roman" w:hAnsi="Calibri" w:cs="Calibri"/>
                  <w:color w:val="000000"/>
                  <w:lang w:eastAsia="tr-TR"/>
                </w:rPr>
                <w:delText xml:space="preserve"> </w:delText>
              </w:r>
            </w:del>
            <w:del w:id="211" w:author="Baris Can Ustundag" w:date="2021-01-13T15:25:00Z">
              <w:r w:rsidDel="00543F58">
                <w:rPr>
                  <w:rFonts w:ascii="Calibri" w:eastAsia="Times New Roman" w:hAnsi="Calibri" w:cs="Calibri"/>
                  <w:color w:val="000000"/>
                  <w:lang w:eastAsia="tr-TR"/>
                </w:rPr>
                <w:delText>altyapı</w:delText>
              </w:r>
              <w:r w:rsidRPr="00127DBA" w:rsidDel="00543F58">
                <w:rPr>
                  <w:rFonts w:ascii="Calibri" w:eastAsia="Times New Roman" w:hAnsi="Calibri" w:cs="Calibri"/>
                  <w:color w:val="000000"/>
                  <w:lang w:eastAsia="tr-TR"/>
                </w:rPr>
                <w:delText xml:space="preserve"> </w:delText>
              </w:r>
            </w:del>
            <w:del w:id="212" w:author="Baris Can Ustundag" w:date="2021-01-13T15:26:00Z">
              <w:r w:rsidRPr="00127DBA" w:rsidDel="00543F58">
                <w:rPr>
                  <w:rFonts w:ascii="Calibri" w:eastAsia="Times New Roman" w:hAnsi="Calibri" w:cs="Calibri"/>
                  <w:color w:val="000000"/>
                  <w:lang w:eastAsia="tr-TR"/>
                </w:rPr>
                <w:delText>durum makinalar</w:delText>
              </w:r>
            </w:del>
            <w:del w:id="213" w:author="Baris Can Ustundag" w:date="2021-01-13T15:25:00Z">
              <w:r w:rsidRPr="00127DBA" w:rsidDel="00543F58">
                <w:rPr>
                  <w:rFonts w:ascii="Calibri" w:eastAsia="Times New Roman" w:hAnsi="Calibri" w:cs="Calibri"/>
                  <w:color w:val="000000"/>
                  <w:lang w:eastAsia="tr-TR"/>
                </w:rPr>
                <w:delText>ından oluşmaktadır</w:delText>
              </w:r>
            </w:del>
            <w:del w:id="214" w:author="Baris Can Ustundag" w:date="2021-01-13T15:26:00Z">
              <w:r w:rsidRPr="00127DBA" w:rsidDel="00543F58">
                <w:rPr>
                  <w:rFonts w:ascii="Calibri" w:eastAsia="Times New Roman" w:hAnsi="Calibri" w:cs="Calibri"/>
                  <w:color w:val="000000"/>
                  <w:lang w:eastAsia="tr-TR"/>
                </w:rPr>
                <w:delText xml:space="preserve">. </w:delText>
              </w:r>
            </w:del>
            <w:del w:id="215" w:author="Baris Can Ustundag" w:date="2021-01-13T15:25:00Z">
              <w:r w:rsidRPr="00127DBA" w:rsidDel="00543F58">
                <w:rPr>
                  <w:rFonts w:ascii="Calibri" w:eastAsia="Times New Roman" w:hAnsi="Calibri" w:cs="Calibri"/>
                  <w:color w:val="000000"/>
                  <w:lang w:eastAsia="tr-TR"/>
                </w:rPr>
                <w:delText xml:space="preserve">Cihaz üzerinde veya bulutta bulunan durum makinaları farklılık göstermektedir. </w:delText>
              </w:r>
            </w:del>
            <w:del w:id="216" w:author="Baris Can Ustundag" w:date="2021-01-13T15:26:00Z">
              <w:r w:rsidRPr="00127DBA" w:rsidDel="00543F58">
                <w:rPr>
                  <w:rFonts w:ascii="Calibri" w:eastAsia="Times New Roman" w:hAnsi="Calibri" w:cs="Calibri"/>
                  <w:color w:val="000000"/>
                  <w:lang w:eastAsia="tr-TR"/>
                </w:rPr>
                <w:delText>Her bir durum makinasının farklı kırılımları bulunmaktadır. Bu kırılımlar farklı fonksiyonlarda görev almaktadır. Cihazın çeşidine, özelliklerine, üzerinde bulunan sensörlere ve amacına göre farklı senaryolar bu durum makinaları ile oluşturulmaktadır. Cihazların çalışma saatleri farklı olduğundan ötürü verilerin giriş ve çıkış zamanları farklılık göstermekte</w:delText>
              </w:r>
              <w:r w:rsidDel="00543F58">
                <w:rPr>
                  <w:rFonts w:ascii="Calibri" w:eastAsia="Times New Roman" w:hAnsi="Calibri" w:cs="Calibri"/>
                  <w:color w:val="000000"/>
                  <w:lang w:eastAsia="tr-TR"/>
                </w:rPr>
                <w:delText xml:space="preserve">, elde edilen veriler farklı olmakta </w:delText>
              </w:r>
              <w:r w:rsidRPr="00127DBA" w:rsidDel="00543F58">
                <w:rPr>
                  <w:rFonts w:ascii="Calibri" w:eastAsia="Times New Roman" w:hAnsi="Calibri" w:cs="Calibri"/>
                  <w:color w:val="000000"/>
                  <w:lang w:eastAsia="tr-TR"/>
                </w:rPr>
                <w:delText xml:space="preserve">ve </w:delText>
              </w:r>
              <w:r w:rsidDel="00543F58">
                <w:rPr>
                  <w:rFonts w:ascii="Calibri" w:eastAsia="Times New Roman" w:hAnsi="Calibri" w:cs="Calibri"/>
                  <w:color w:val="000000"/>
                  <w:lang w:eastAsia="tr-TR"/>
                </w:rPr>
                <w:delText xml:space="preserve">buluta gönderilen verilerin sıklığı ve frekansı da farklıdır. </w:delText>
              </w:r>
            </w:del>
          </w:p>
          <w:p w14:paraId="7A6AFF20" w14:textId="77777777" w:rsidR="00753177" w:rsidRPr="00127DBA" w:rsidRDefault="00753177" w:rsidP="00D40F33">
            <w:pPr>
              <w:rPr>
                <w:rFonts w:ascii="Calibri" w:eastAsia="Times New Roman" w:hAnsi="Calibri" w:cs="Calibri"/>
                <w:color w:val="000000"/>
                <w:lang w:eastAsia="tr-TR"/>
              </w:rPr>
            </w:pPr>
          </w:p>
          <w:p w14:paraId="2171F4F3" w14:textId="01CD6B33" w:rsidR="00753177" w:rsidRPr="00127DBA" w:rsidRDefault="00753177" w:rsidP="00D40F33">
            <w:pPr>
              <w:rPr>
                <w:rFonts w:ascii="Calibri" w:eastAsia="Times New Roman" w:hAnsi="Calibri" w:cs="Calibri"/>
                <w:color w:val="000000"/>
                <w:lang w:eastAsia="tr-TR"/>
              </w:rPr>
            </w:pPr>
            <w:r w:rsidRPr="00127DBA">
              <w:rPr>
                <w:rFonts w:ascii="Calibri" w:eastAsia="Times New Roman" w:hAnsi="Calibri" w:cs="Calibri"/>
                <w:color w:val="000000"/>
                <w:lang w:eastAsia="tr-TR"/>
              </w:rPr>
              <w:t xml:space="preserve">Proje kapsamında geliştirilecek olan </w:t>
            </w:r>
            <w:proofErr w:type="spellStart"/>
            <w:r w:rsidRPr="00127DBA">
              <w:rPr>
                <w:rFonts w:ascii="Calibri" w:eastAsia="Times New Roman" w:hAnsi="Calibri" w:cs="Calibri"/>
                <w:color w:val="000000"/>
                <w:lang w:eastAsia="tr-TR"/>
              </w:rPr>
              <w:t>edge</w:t>
            </w:r>
            <w:proofErr w:type="spellEnd"/>
            <w:r w:rsidRPr="00127DBA">
              <w:rPr>
                <w:rFonts w:ascii="Calibri" w:eastAsia="Times New Roman" w:hAnsi="Calibri" w:cs="Calibri"/>
                <w:color w:val="000000"/>
                <w:lang w:eastAsia="tr-TR"/>
              </w:rPr>
              <w:t xml:space="preserve"> </w:t>
            </w:r>
            <w:proofErr w:type="spellStart"/>
            <w:r w:rsidRPr="00127DBA">
              <w:rPr>
                <w:rFonts w:ascii="Calibri" w:eastAsia="Times New Roman" w:hAnsi="Calibri" w:cs="Calibri"/>
                <w:color w:val="000000"/>
                <w:lang w:eastAsia="tr-TR"/>
              </w:rPr>
              <w:t>computing</w:t>
            </w:r>
            <w:proofErr w:type="spellEnd"/>
            <w:r w:rsidRPr="00127DBA">
              <w:rPr>
                <w:rFonts w:ascii="Calibri" w:eastAsia="Times New Roman" w:hAnsi="Calibri" w:cs="Calibri"/>
                <w:color w:val="000000"/>
                <w:lang w:eastAsia="tr-TR"/>
              </w:rPr>
              <w:t xml:space="preserve"> uygulaması ile cihaz üzerinde toplanan ve lokal hafızaya yazılan bu </w:t>
            </w:r>
            <w:r>
              <w:rPr>
                <w:rFonts w:ascii="Calibri" w:eastAsia="Times New Roman" w:hAnsi="Calibri" w:cs="Calibri"/>
                <w:color w:val="000000"/>
                <w:lang w:eastAsia="tr-TR"/>
              </w:rPr>
              <w:t>toplu</w:t>
            </w:r>
            <w:r w:rsidRPr="00127DBA">
              <w:rPr>
                <w:rFonts w:ascii="Calibri" w:eastAsia="Times New Roman" w:hAnsi="Calibri" w:cs="Calibri"/>
                <w:color w:val="000000"/>
                <w:lang w:eastAsia="tr-TR"/>
              </w:rPr>
              <w:t xml:space="preserve"> veriler </w:t>
            </w:r>
            <w:del w:id="217" w:author="Baris Can Ustundag" w:date="2021-01-13T15:26:00Z">
              <w:r w:rsidRPr="00127DBA" w:rsidDel="00543F58">
                <w:rPr>
                  <w:rFonts w:ascii="Calibri" w:eastAsia="Times New Roman" w:hAnsi="Calibri" w:cs="Calibri"/>
                  <w:color w:val="000000"/>
                  <w:lang w:eastAsia="tr-TR"/>
                </w:rPr>
                <w:delText>proses edilecektir</w:delText>
              </w:r>
            </w:del>
            <w:ins w:id="218" w:author="Baris Can Ustundag" w:date="2021-01-13T15:26:00Z">
              <w:r w:rsidR="00543F58">
                <w:rPr>
                  <w:rFonts w:ascii="Calibri" w:eastAsia="Times New Roman" w:hAnsi="Calibri" w:cs="Calibri"/>
                  <w:color w:val="000000"/>
                  <w:lang w:eastAsia="tr-TR"/>
                </w:rPr>
                <w:t>işlenecektir</w:t>
              </w:r>
            </w:ins>
            <w:r w:rsidRPr="00127DBA">
              <w:rPr>
                <w:rFonts w:ascii="Calibri" w:eastAsia="Times New Roman" w:hAnsi="Calibri" w:cs="Calibri"/>
                <w:color w:val="000000"/>
                <w:lang w:eastAsia="tr-TR"/>
              </w:rPr>
              <w:t>. Verilere uygulanacak olan işlemler</w:t>
            </w:r>
            <w:del w:id="219" w:author="Baris Can Ustundag" w:date="2021-01-13T15:26:00Z">
              <w:r w:rsidRPr="00127DBA" w:rsidDel="00543F58">
                <w:rPr>
                  <w:rFonts w:ascii="Calibri" w:eastAsia="Times New Roman" w:hAnsi="Calibri" w:cs="Calibri"/>
                  <w:color w:val="000000"/>
                  <w:lang w:eastAsia="tr-TR"/>
                </w:rPr>
                <w:delText xml:space="preserve"> için istatiksel ortalama</w:delText>
              </w:r>
            </w:del>
            <w:ins w:id="220" w:author="Baris Can Ustundag" w:date="2021-01-13T15:27:00Z">
              <w:r w:rsidR="00543F58">
                <w:rPr>
                  <w:rFonts w:ascii="Calibri" w:eastAsia="Times New Roman" w:hAnsi="Calibri" w:cs="Calibri"/>
                  <w:color w:val="000000"/>
                  <w:lang w:eastAsia="tr-TR"/>
                </w:rPr>
                <w:t xml:space="preserve">; </w:t>
              </w:r>
            </w:ins>
            <w:del w:id="221" w:author="Baris Can Ustundag" w:date="2021-01-13T15:27:00Z">
              <w:r w:rsidRPr="00127DBA" w:rsidDel="00543F58">
                <w:rPr>
                  <w:rFonts w:ascii="Calibri" w:eastAsia="Times New Roman" w:hAnsi="Calibri" w:cs="Calibri"/>
                  <w:color w:val="000000"/>
                  <w:lang w:eastAsia="tr-TR"/>
                </w:rPr>
                <w:delText xml:space="preserve">, </w:delText>
              </w:r>
            </w:del>
            <w:r w:rsidRPr="00127DBA">
              <w:rPr>
                <w:rFonts w:ascii="Calibri" w:eastAsia="Times New Roman" w:hAnsi="Calibri" w:cs="Calibri"/>
                <w:color w:val="000000"/>
                <w:lang w:eastAsia="tr-TR"/>
              </w:rPr>
              <w:t xml:space="preserve">veri hazırlama, veri toplama, istatiksel hesaplamalar, mantıksal hesaplamalar, </w:t>
            </w:r>
            <w:proofErr w:type="spellStart"/>
            <w:r w:rsidRPr="0000070B">
              <w:rPr>
                <w:rFonts w:ascii="Calibri" w:eastAsia="Times New Roman" w:hAnsi="Calibri" w:cs="Calibri"/>
                <w:color w:val="000000"/>
                <w:highlight w:val="yellow"/>
                <w:lang w:eastAsia="tr-TR"/>
              </w:rPr>
              <w:t>curve</w:t>
            </w:r>
            <w:proofErr w:type="spellEnd"/>
            <w:r w:rsidRPr="0000070B">
              <w:rPr>
                <w:rFonts w:ascii="Calibri" w:eastAsia="Times New Roman" w:hAnsi="Calibri" w:cs="Calibri"/>
                <w:color w:val="000000"/>
                <w:highlight w:val="yellow"/>
                <w:lang w:eastAsia="tr-TR"/>
              </w:rPr>
              <w:t xml:space="preserve"> </w:t>
            </w:r>
            <w:proofErr w:type="spellStart"/>
            <w:r w:rsidRPr="0000070B">
              <w:rPr>
                <w:rFonts w:ascii="Calibri" w:eastAsia="Times New Roman" w:hAnsi="Calibri" w:cs="Calibri"/>
                <w:color w:val="000000"/>
                <w:highlight w:val="yellow"/>
                <w:lang w:eastAsia="tr-TR"/>
              </w:rPr>
              <w:t>fitting</w:t>
            </w:r>
            <w:proofErr w:type="spellEnd"/>
            <w:r>
              <w:rPr>
                <w:rFonts w:ascii="Calibri" w:eastAsia="Times New Roman" w:hAnsi="Calibri" w:cs="Calibri"/>
                <w:color w:val="000000"/>
                <w:lang w:eastAsia="tr-TR"/>
              </w:rPr>
              <w:t xml:space="preserve"> ve </w:t>
            </w:r>
            <w:r w:rsidRPr="00127DBA">
              <w:rPr>
                <w:rFonts w:ascii="Calibri" w:eastAsia="Times New Roman" w:hAnsi="Calibri" w:cs="Calibri"/>
                <w:color w:val="000000"/>
                <w:lang w:eastAsia="tr-TR"/>
              </w:rPr>
              <w:t xml:space="preserve">de </w:t>
            </w:r>
            <w:proofErr w:type="spellStart"/>
            <w:r>
              <w:rPr>
                <w:rFonts w:ascii="Calibri" w:eastAsia="Times New Roman" w:hAnsi="Calibri" w:cs="Calibri"/>
                <w:color w:val="000000"/>
                <w:lang w:eastAsia="tr-TR"/>
              </w:rPr>
              <w:t>tahminleme</w:t>
            </w:r>
            <w:proofErr w:type="spellEnd"/>
            <w:r w:rsidRPr="00127DBA">
              <w:rPr>
                <w:rFonts w:ascii="Calibri" w:eastAsia="Times New Roman" w:hAnsi="Calibri" w:cs="Calibri"/>
                <w:color w:val="000000"/>
                <w:lang w:eastAsia="tr-TR"/>
              </w:rPr>
              <w:t xml:space="preserve"> (modelleme, </w:t>
            </w:r>
            <w:r>
              <w:rPr>
                <w:rFonts w:ascii="Calibri" w:eastAsia="Times New Roman" w:hAnsi="Calibri" w:cs="Calibri"/>
                <w:color w:val="000000"/>
                <w:lang w:eastAsia="tr-TR"/>
              </w:rPr>
              <w:t>eğitim</w:t>
            </w:r>
            <w:r w:rsidRPr="00127DBA">
              <w:rPr>
                <w:rFonts w:ascii="Calibri" w:eastAsia="Times New Roman" w:hAnsi="Calibri" w:cs="Calibri"/>
                <w:color w:val="000000"/>
                <w:lang w:eastAsia="tr-TR"/>
              </w:rPr>
              <w:t xml:space="preserve">) tarafı olacaktır. </w:t>
            </w:r>
            <w:r>
              <w:rPr>
                <w:rFonts w:ascii="Calibri" w:eastAsia="Times New Roman" w:hAnsi="Calibri" w:cs="Calibri"/>
                <w:color w:val="000000"/>
                <w:lang w:eastAsia="tr-TR"/>
              </w:rPr>
              <w:t>Bu hesaplamalar</w:t>
            </w:r>
            <w:r w:rsidRPr="00127DBA">
              <w:rPr>
                <w:rFonts w:ascii="Calibri" w:eastAsia="Times New Roman" w:hAnsi="Calibri" w:cs="Calibri"/>
                <w:color w:val="000000"/>
                <w:lang w:eastAsia="tr-TR"/>
              </w:rPr>
              <w:t xml:space="preserve"> ile büyük verilerin daha hızlı bir şekilde anlamlı hale getirilmesi sağlanacaktır. Eklenecek olan tahmin mekanizması için cihazlara yönelik modeller geliştirilecektir. Cihaz dış ortamdan ve çalışma durumundan elde ettiği verileri modelleyerek geleceğe yönelik tahminler oluşturacaktır. Böylece uygulamalarda makine öğrenmesi ve yapay zekâ uygulamalarının kolaylaşması sağlanacak, cihazların kendileri eğitmesi sağlanacaktır.</w:t>
            </w:r>
            <w:r>
              <w:rPr>
                <w:rFonts w:ascii="Calibri" w:eastAsia="Times New Roman" w:hAnsi="Calibri" w:cs="Calibri"/>
                <w:color w:val="000000"/>
                <w:lang w:eastAsia="tr-TR"/>
              </w:rPr>
              <w:t xml:space="preserve"> Cihazlar</w:t>
            </w:r>
            <w:ins w:id="222" w:author="Baris Can Ustundag" w:date="2021-01-13T15:27:00Z">
              <w:r w:rsidR="00543F58">
                <w:rPr>
                  <w:rFonts w:ascii="Calibri" w:eastAsia="Times New Roman" w:hAnsi="Calibri" w:cs="Calibri"/>
                  <w:color w:val="000000"/>
                  <w:lang w:eastAsia="tr-TR"/>
                </w:rPr>
                <w:t>a</w:t>
              </w:r>
            </w:ins>
            <w:del w:id="223" w:author="Baris Can Ustundag" w:date="2021-01-13T15:27:00Z">
              <w:r w:rsidDel="00543F58">
                <w:rPr>
                  <w:rFonts w:ascii="Calibri" w:eastAsia="Times New Roman" w:hAnsi="Calibri" w:cs="Calibri"/>
                  <w:color w:val="000000"/>
                  <w:lang w:eastAsia="tr-TR"/>
                </w:rPr>
                <w:delText>ın</w:delText>
              </w:r>
            </w:del>
            <w:r w:rsidRPr="00127DBA">
              <w:rPr>
                <w:rFonts w:ascii="Calibri" w:eastAsia="Times New Roman" w:hAnsi="Calibri" w:cs="Calibri"/>
                <w:color w:val="000000"/>
                <w:lang w:eastAsia="tr-TR"/>
              </w:rPr>
              <w:t xml:space="preserve"> </w:t>
            </w:r>
            <w:del w:id="224" w:author="Baris Can Ustundag" w:date="2021-01-13T15:27:00Z">
              <w:r w:rsidRPr="00127DBA" w:rsidDel="00543F58">
                <w:rPr>
                  <w:rFonts w:ascii="Calibri" w:eastAsia="Times New Roman" w:hAnsi="Calibri" w:cs="Calibri"/>
                  <w:color w:val="000000"/>
                  <w:lang w:eastAsia="tr-TR"/>
                </w:rPr>
                <w:delText xml:space="preserve">ufak </w:delText>
              </w:r>
            </w:del>
            <w:ins w:id="225" w:author="Baris Can Ustundag" w:date="2021-01-13T15:27:00Z">
              <w:r w:rsidR="00543F58">
                <w:rPr>
                  <w:rFonts w:ascii="Calibri" w:eastAsia="Times New Roman" w:hAnsi="Calibri" w:cs="Calibri"/>
                  <w:color w:val="000000"/>
                  <w:lang w:eastAsia="tr-TR"/>
                </w:rPr>
                <w:t xml:space="preserve">küçük ölçekte sinir ağları eğitme </w:t>
              </w:r>
              <w:proofErr w:type="gramStart"/>
              <w:r w:rsidR="00543F58">
                <w:rPr>
                  <w:rFonts w:ascii="Calibri" w:eastAsia="Times New Roman" w:hAnsi="Calibri" w:cs="Calibri"/>
                  <w:color w:val="000000"/>
                  <w:lang w:eastAsia="tr-TR"/>
                </w:rPr>
                <w:t>imkanı</w:t>
              </w:r>
              <w:proofErr w:type="gramEnd"/>
              <w:r w:rsidR="00543F58">
                <w:rPr>
                  <w:rFonts w:ascii="Calibri" w:eastAsia="Times New Roman" w:hAnsi="Calibri" w:cs="Calibri"/>
                  <w:color w:val="000000"/>
                  <w:lang w:eastAsia="tr-TR"/>
                </w:rPr>
                <w:t xml:space="preserve"> verilecektir</w:t>
              </w:r>
            </w:ins>
            <w:del w:id="226" w:author="Baris Can Ustundag" w:date="2021-01-13T15:27:00Z">
              <w:r w:rsidRPr="0000070B" w:rsidDel="00543F58">
                <w:rPr>
                  <w:rFonts w:ascii="Calibri" w:eastAsia="Times New Roman" w:hAnsi="Calibri" w:cs="Calibri"/>
                  <w:color w:val="000000"/>
                  <w:highlight w:val="yellow"/>
                  <w:lang w:eastAsia="tr-TR"/>
                </w:rPr>
                <w:delText>neural networkler</w:delText>
              </w:r>
              <w:r w:rsidDel="00543F58">
                <w:rPr>
                  <w:rFonts w:ascii="Calibri" w:eastAsia="Times New Roman" w:hAnsi="Calibri" w:cs="Calibri"/>
                  <w:color w:val="000000"/>
                  <w:lang w:eastAsia="tr-TR"/>
                </w:rPr>
                <w:delText xml:space="preserve"> (sinir ağları)</w:delText>
              </w:r>
              <w:r w:rsidRPr="00127DBA" w:rsidDel="00543F58">
                <w:rPr>
                  <w:rFonts w:ascii="Calibri" w:eastAsia="Times New Roman" w:hAnsi="Calibri" w:cs="Calibri"/>
                  <w:color w:val="000000"/>
                  <w:lang w:eastAsia="tr-TR"/>
                </w:rPr>
                <w:delText xml:space="preserve"> oluşturması sağlanacaktır</w:delText>
              </w:r>
            </w:del>
            <w:r w:rsidRPr="00127DBA">
              <w:rPr>
                <w:rFonts w:ascii="Calibri" w:eastAsia="Times New Roman" w:hAnsi="Calibri" w:cs="Calibri"/>
                <w:color w:val="000000"/>
                <w:lang w:eastAsia="tr-TR"/>
              </w:rPr>
              <w:t xml:space="preserve">. Eklenecek olan bir başka özellikte trend analizi olacaktır. Böylece cihaz çalışma durumlarının analizini gerçekleştirecektir. Cihazların kullanım durumları, açılıp-kapanma sayısı, oluşan arızalar, cihaz içerisindeki sıcaklık, dış ortamdan alınan veriler gibi istatiksel veriler elde edilebilecektir. Bu veriler kullanılarak kullanıcıların alışkanlıkları üzerinden ileriye yönelik cihazın otomatik çalışması sağlanabilecektir. </w:t>
            </w:r>
          </w:p>
          <w:p w14:paraId="174344D4" w14:textId="0AB43BC8" w:rsidR="00753177" w:rsidRPr="00127DBA" w:rsidRDefault="00753177" w:rsidP="00D40F33">
            <w:pPr>
              <w:rPr>
                <w:rFonts w:ascii="Calibri" w:eastAsia="Times New Roman" w:hAnsi="Calibri" w:cs="Calibri"/>
                <w:color w:val="000000"/>
                <w:lang w:eastAsia="tr-TR"/>
              </w:rPr>
            </w:pPr>
          </w:p>
          <w:p w14:paraId="396132F4" w14:textId="75C2B3BA" w:rsidR="00753177" w:rsidRPr="00127DBA" w:rsidRDefault="00753177" w:rsidP="00D40F33">
            <w:pPr>
              <w:rPr>
                <w:rFonts w:ascii="Calibri" w:eastAsia="Times New Roman" w:hAnsi="Calibri" w:cs="Calibri"/>
                <w:color w:val="000000"/>
                <w:lang w:eastAsia="tr-TR"/>
              </w:rPr>
            </w:pPr>
            <w:proofErr w:type="spellStart"/>
            <w:r w:rsidRPr="00127DBA">
              <w:rPr>
                <w:rFonts w:ascii="Calibri" w:eastAsia="Times New Roman" w:hAnsi="Calibri" w:cs="Calibri"/>
                <w:color w:val="000000"/>
                <w:lang w:eastAsia="tr-TR"/>
              </w:rPr>
              <w:t>Edge</w:t>
            </w:r>
            <w:proofErr w:type="spellEnd"/>
            <w:r w:rsidRPr="00127DBA">
              <w:rPr>
                <w:rFonts w:ascii="Calibri" w:eastAsia="Times New Roman" w:hAnsi="Calibri" w:cs="Calibri"/>
                <w:color w:val="000000"/>
                <w:lang w:eastAsia="tr-TR"/>
              </w:rPr>
              <w:t xml:space="preserve"> </w:t>
            </w:r>
            <w:proofErr w:type="spellStart"/>
            <w:r w:rsidRPr="00127DBA">
              <w:rPr>
                <w:rFonts w:ascii="Calibri" w:eastAsia="Times New Roman" w:hAnsi="Calibri" w:cs="Calibri"/>
                <w:color w:val="000000"/>
                <w:lang w:eastAsia="tr-TR"/>
              </w:rPr>
              <w:t>computin</w:t>
            </w:r>
            <w:r>
              <w:rPr>
                <w:rFonts w:ascii="Calibri" w:eastAsia="Times New Roman" w:hAnsi="Calibri" w:cs="Calibri"/>
                <w:color w:val="000000"/>
                <w:lang w:eastAsia="tr-TR"/>
              </w:rPr>
              <w:t>g</w:t>
            </w:r>
            <w:proofErr w:type="spellEnd"/>
            <w:r w:rsidRPr="00127DBA">
              <w:rPr>
                <w:rFonts w:ascii="Calibri" w:eastAsia="Times New Roman" w:hAnsi="Calibri" w:cs="Calibri"/>
                <w:color w:val="000000"/>
                <w:lang w:eastAsia="tr-TR"/>
              </w:rPr>
              <w:t xml:space="preserve"> ile sağlanan ek bir özellik ise işlemler içeride gerçekleştirileceğinden ötürü bir ağa bağlı olmadan da operasyon gerçekleştirilebilmesi sağlanacaktır aynı zamanda etraftaki diğer cihazlar ile iletişim arttırılacaktır. </w:t>
            </w:r>
          </w:p>
          <w:p w14:paraId="00413EA3" w14:textId="77777777" w:rsidR="00753177" w:rsidRPr="00127DBA" w:rsidRDefault="00753177" w:rsidP="00D40F33">
            <w:pPr>
              <w:rPr>
                <w:rFonts w:ascii="Calibri" w:eastAsia="Times New Roman" w:hAnsi="Calibri" w:cs="Calibri"/>
                <w:color w:val="000000"/>
                <w:lang w:eastAsia="tr-TR"/>
              </w:rPr>
            </w:pPr>
          </w:p>
          <w:p w14:paraId="0B71025C" w14:textId="153F356B" w:rsidR="00753177" w:rsidRPr="00127DBA" w:rsidRDefault="00753177" w:rsidP="00D40F33">
            <w:pPr>
              <w:rPr>
                <w:rFonts w:ascii="Calibri" w:eastAsia="Times New Roman" w:hAnsi="Calibri" w:cs="Calibri"/>
                <w:color w:val="000000"/>
                <w:lang w:eastAsia="tr-TR"/>
              </w:rPr>
            </w:pPr>
            <w:r w:rsidRPr="00127DBA">
              <w:rPr>
                <w:rFonts w:ascii="Calibri" w:eastAsia="Times New Roman" w:hAnsi="Calibri" w:cs="Calibri"/>
                <w:color w:val="000000"/>
                <w:lang w:eastAsia="tr-TR"/>
              </w:rPr>
              <w:t xml:space="preserve">Cihaz üzerinde bu verilerin toplanması ve işlenmesi ile birlikte bulutta yapılacak olan işlem sayısı azaltılacak ve işlem hızı ve gecikmelerin önüne geçilecektir. Bu uygulamanın cihaza eklenebilmesi amacı ile </w:t>
            </w:r>
            <w:proofErr w:type="spellStart"/>
            <w:r w:rsidRPr="00127DBA">
              <w:rPr>
                <w:rFonts w:ascii="Calibri" w:eastAsia="Times New Roman" w:hAnsi="Calibri" w:cs="Calibri"/>
                <w:color w:val="000000"/>
                <w:lang w:eastAsia="tr-TR"/>
              </w:rPr>
              <w:t>edge</w:t>
            </w:r>
            <w:proofErr w:type="spellEnd"/>
            <w:r w:rsidRPr="00127DBA">
              <w:rPr>
                <w:rFonts w:ascii="Calibri" w:eastAsia="Times New Roman" w:hAnsi="Calibri" w:cs="Calibri"/>
                <w:color w:val="000000"/>
                <w:lang w:eastAsia="tr-TR"/>
              </w:rPr>
              <w:t xml:space="preserve"> </w:t>
            </w:r>
            <w:proofErr w:type="spellStart"/>
            <w:r w:rsidRPr="00127DBA">
              <w:rPr>
                <w:rFonts w:ascii="Calibri" w:eastAsia="Times New Roman" w:hAnsi="Calibri" w:cs="Calibri"/>
                <w:color w:val="000000"/>
                <w:lang w:eastAsia="tr-TR"/>
              </w:rPr>
              <w:t>computing</w:t>
            </w:r>
            <w:r>
              <w:rPr>
                <w:rFonts w:ascii="Calibri" w:eastAsia="Times New Roman" w:hAnsi="Calibri" w:cs="Calibri"/>
                <w:color w:val="000000"/>
                <w:lang w:eastAsia="tr-TR"/>
              </w:rPr>
              <w:t>’</w:t>
            </w:r>
            <w:r w:rsidRPr="00127DBA">
              <w:rPr>
                <w:rFonts w:ascii="Calibri" w:eastAsia="Times New Roman" w:hAnsi="Calibri" w:cs="Calibri"/>
                <w:color w:val="000000"/>
                <w:lang w:eastAsia="tr-TR"/>
              </w:rPr>
              <w:t>e</w:t>
            </w:r>
            <w:proofErr w:type="spellEnd"/>
            <w:r>
              <w:rPr>
                <w:rFonts w:ascii="Calibri" w:eastAsia="Times New Roman" w:hAnsi="Calibri" w:cs="Calibri"/>
                <w:color w:val="000000"/>
                <w:lang w:eastAsia="tr-TR"/>
              </w:rPr>
              <w:t xml:space="preserve"> </w:t>
            </w:r>
            <w:del w:id="227" w:author="Baris Can Ustundag" w:date="2021-01-13T15:28:00Z">
              <w:r w:rsidRPr="0000070B" w:rsidDel="00543F58">
                <w:rPr>
                  <w:rFonts w:ascii="Calibri" w:eastAsia="Times New Roman" w:hAnsi="Calibri" w:cs="Calibri"/>
                  <w:color w:val="000000"/>
                  <w:highlight w:val="yellow"/>
                  <w:lang w:eastAsia="tr-TR"/>
                </w:rPr>
                <w:delText>flow charts</w:delText>
              </w:r>
              <w:r w:rsidDel="00543F58">
                <w:rPr>
                  <w:rFonts w:ascii="Calibri" w:eastAsia="Times New Roman" w:hAnsi="Calibri" w:cs="Calibri"/>
                  <w:color w:val="000000"/>
                  <w:lang w:eastAsia="tr-TR"/>
                </w:rPr>
                <w:delText xml:space="preserve"> (akış şeması)</w:delText>
              </w:r>
            </w:del>
            <w:ins w:id="228" w:author="Baris Can Ustundag" w:date="2021-01-13T15:28:00Z">
              <w:r w:rsidR="00543F58">
                <w:rPr>
                  <w:rFonts w:ascii="Calibri" w:eastAsia="Times New Roman" w:hAnsi="Calibri" w:cs="Calibri"/>
                  <w:color w:val="000000"/>
                  <w:lang w:eastAsia="tr-TR"/>
                </w:rPr>
                <w:t>akış diyagramı</w:t>
              </w:r>
            </w:ins>
            <w:r w:rsidRPr="00127DBA">
              <w:rPr>
                <w:rFonts w:ascii="Calibri" w:eastAsia="Times New Roman" w:hAnsi="Calibri" w:cs="Calibri"/>
                <w:color w:val="000000"/>
                <w:lang w:eastAsia="tr-TR"/>
              </w:rPr>
              <w:t xml:space="preserve"> üzerinden bir </w:t>
            </w:r>
            <w:r>
              <w:rPr>
                <w:rFonts w:ascii="Calibri" w:eastAsia="Times New Roman" w:hAnsi="Calibri" w:cs="Calibri"/>
                <w:color w:val="000000"/>
                <w:lang w:eastAsia="tr-TR"/>
              </w:rPr>
              <w:t>j</w:t>
            </w:r>
            <w:r w:rsidRPr="00127DBA">
              <w:rPr>
                <w:rFonts w:ascii="Calibri" w:eastAsia="Times New Roman" w:hAnsi="Calibri" w:cs="Calibri"/>
                <w:color w:val="000000"/>
                <w:lang w:eastAsia="tr-TR"/>
              </w:rPr>
              <w:t xml:space="preserve">enerik fonksiyon geliştirmesi yapılacaktır. Bu geliştirme farklı uygulamalara göre uyarlanabilir bir yapıda olacaktır. Geliştirilecek olan </w:t>
            </w:r>
            <w:r>
              <w:rPr>
                <w:rFonts w:ascii="Calibri" w:eastAsia="Times New Roman" w:hAnsi="Calibri" w:cs="Calibri"/>
                <w:color w:val="000000"/>
                <w:lang w:eastAsia="tr-TR"/>
              </w:rPr>
              <w:t>j</w:t>
            </w:r>
            <w:r w:rsidRPr="00127DBA">
              <w:rPr>
                <w:rFonts w:ascii="Calibri" w:eastAsia="Times New Roman" w:hAnsi="Calibri" w:cs="Calibri"/>
                <w:color w:val="000000"/>
                <w:lang w:eastAsia="tr-TR"/>
              </w:rPr>
              <w:t xml:space="preserve">enerik fonksiyonlar tanımlanarak gömülü yazılım içine entegre edilecektir. </w:t>
            </w:r>
          </w:p>
          <w:p w14:paraId="3BA7C421" w14:textId="2E1BFCAF" w:rsidR="00753177" w:rsidRPr="00127DBA" w:rsidRDefault="00753177" w:rsidP="00D40F33">
            <w:pPr>
              <w:rPr>
                <w:rFonts w:ascii="Calibri" w:eastAsia="Times New Roman" w:hAnsi="Calibri" w:cs="Calibri"/>
                <w:color w:val="000000"/>
                <w:lang w:eastAsia="tr-TR"/>
              </w:rPr>
            </w:pPr>
          </w:p>
          <w:p w14:paraId="050589B9" w14:textId="60440C66" w:rsidR="00753177" w:rsidRPr="00127DBA" w:rsidRDefault="00753177" w:rsidP="00D40F33">
            <w:pPr>
              <w:rPr>
                <w:rFonts w:ascii="Calibri" w:eastAsia="Times New Roman" w:hAnsi="Calibri" w:cs="Calibri"/>
                <w:color w:val="000000"/>
                <w:lang w:eastAsia="tr-TR"/>
              </w:rPr>
            </w:pPr>
            <w:r w:rsidRPr="00127DBA">
              <w:rPr>
                <w:rFonts w:ascii="Calibri" w:eastAsia="Times New Roman" w:hAnsi="Calibri" w:cs="Calibri"/>
                <w:color w:val="000000"/>
                <w:lang w:eastAsia="tr-TR"/>
              </w:rPr>
              <w:t>Entegrasyon işleminin gerçekleştirilebilmesi için iki farklı yöntem üzerinde durulması planlanmaktadır. Birinci</w:t>
            </w:r>
            <w:del w:id="229" w:author="Baris Can Ustundag" w:date="2021-01-13T15:30:00Z">
              <w:r w:rsidRPr="00127DBA" w:rsidDel="002636BF">
                <w:rPr>
                  <w:rFonts w:ascii="Calibri" w:eastAsia="Times New Roman" w:hAnsi="Calibri" w:cs="Calibri"/>
                  <w:color w:val="000000"/>
                  <w:lang w:eastAsia="tr-TR"/>
                </w:rPr>
                <w:delText>si</w:delText>
              </w:r>
            </w:del>
            <w:r>
              <w:rPr>
                <w:rFonts w:ascii="Calibri" w:eastAsia="Times New Roman" w:hAnsi="Calibri" w:cs="Calibri"/>
                <w:color w:val="000000"/>
                <w:lang w:eastAsia="tr-TR"/>
              </w:rPr>
              <w:t xml:space="preserve"> yöntemde cihaz üzerine eklenecek yazılım önceden </w:t>
            </w:r>
            <w:ins w:id="230" w:author="Baris Can Ustundag" w:date="2021-01-13T15:36:00Z">
              <w:r w:rsidR="003E7FE6">
                <w:rPr>
                  <w:rFonts w:ascii="Calibri" w:eastAsia="Times New Roman" w:hAnsi="Calibri" w:cs="Calibri"/>
                  <w:color w:val="000000"/>
                  <w:lang w:eastAsia="tr-TR"/>
                </w:rPr>
                <w:t xml:space="preserve">modüller halinde uç donanıma </w:t>
              </w:r>
              <w:proofErr w:type="spellStart"/>
              <w:r w:rsidR="003E7FE6">
                <w:rPr>
                  <w:rFonts w:ascii="Calibri" w:eastAsia="Times New Roman" w:hAnsi="Calibri" w:cs="Calibri"/>
                  <w:color w:val="000000"/>
                  <w:lang w:eastAsia="tr-TR"/>
                </w:rPr>
                <w:t>özgüün</w:t>
              </w:r>
              <w:proofErr w:type="spellEnd"/>
              <w:r w:rsidR="003E7FE6">
                <w:rPr>
                  <w:rFonts w:ascii="Calibri" w:eastAsia="Times New Roman" w:hAnsi="Calibri" w:cs="Calibri"/>
                  <w:color w:val="000000"/>
                  <w:lang w:eastAsia="tr-TR"/>
                </w:rPr>
                <w:t xml:space="preserve"> g</w:t>
              </w:r>
            </w:ins>
            <w:del w:id="231" w:author="Baris Can Ustundag" w:date="2021-01-13T15:36:00Z">
              <w:r w:rsidDel="003E7FE6">
                <w:rPr>
                  <w:rFonts w:ascii="Calibri" w:eastAsia="Times New Roman" w:hAnsi="Calibri" w:cs="Calibri"/>
                  <w:color w:val="000000"/>
                  <w:lang w:eastAsia="tr-TR"/>
                </w:rPr>
                <w:delText>g</w:delText>
              </w:r>
            </w:del>
            <w:r>
              <w:rPr>
                <w:rFonts w:ascii="Calibri" w:eastAsia="Times New Roman" w:hAnsi="Calibri" w:cs="Calibri"/>
                <w:color w:val="000000"/>
                <w:lang w:eastAsia="tr-TR"/>
              </w:rPr>
              <w:t>eliştiril</w:t>
            </w:r>
            <w:del w:id="232" w:author="Baris Can Ustundag" w:date="2021-01-13T15:36:00Z">
              <w:r w:rsidDel="003E7FE6">
                <w:rPr>
                  <w:rFonts w:ascii="Calibri" w:eastAsia="Times New Roman" w:hAnsi="Calibri" w:cs="Calibri"/>
                  <w:color w:val="000000"/>
                  <w:lang w:eastAsia="tr-TR"/>
                </w:rPr>
                <w:delText>ere</w:delText>
              </w:r>
            </w:del>
            <w:ins w:id="233" w:author="Baris Can Ustundag" w:date="2021-01-13T15:36:00Z">
              <w:r w:rsidR="003E7FE6">
                <w:rPr>
                  <w:rFonts w:ascii="Calibri" w:eastAsia="Times New Roman" w:hAnsi="Calibri" w:cs="Calibri"/>
                  <w:color w:val="000000"/>
                  <w:lang w:eastAsia="tr-TR"/>
                </w:rPr>
                <w:t>ecektir.</w:t>
              </w:r>
            </w:ins>
            <w:del w:id="234" w:author="Baris Can Ustundag" w:date="2021-01-13T15:36:00Z">
              <w:r w:rsidDel="003E7FE6">
                <w:rPr>
                  <w:rFonts w:ascii="Calibri" w:eastAsia="Times New Roman" w:hAnsi="Calibri" w:cs="Calibri"/>
                  <w:color w:val="000000"/>
                  <w:lang w:eastAsia="tr-TR"/>
                </w:rPr>
                <w:delText xml:space="preserve">k </w:delText>
              </w:r>
            </w:del>
            <w:del w:id="235" w:author="Baris Can Ustundag" w:date="2021-01-13T15:28:00Z">
              <w:r w:rsidRPr="0000070B" w:rsidDel="00543F58">
                <w:rPr>
                  <w:rFonts w:ascii="Calibri" w:eastAsia="Times New Roman" w:hAnsi="Calibri" w:cs="Calibri"/>
                  <w:color w:val="000000"/>
                  <w:highlight w:val="yellow"/>
                  <w:lang w:eastAsia="tr-TR"/>
                </w:rPr>
                <w:delText>node</w:delText>
              </w:r>
              <w:r w:rsidDel="00543F58">
                <w:rPr>
                  <w:rFonts w:ascii="Calibri" w:eastAsia="Times New Roman" w:hAnsi="Calibri" w:cs="Calibri"/>
                  <w:color w:val="000000"/>
                  <w:lang w:eastAsia="tr-TR"/>
                </w:rPr>
                <w:delText xml:space="preserve"> </w:delText>
              </w:r>
            </w:del>
            <w:del w:id="236" w:author="Baris Can Ustundag" w:date="2021-01-13T15:29:00Z">
              <w:r w:rsidDel="002636BF">
                <w:rPr>
                  <w:rFonts w:ascii="Calibri" w:eastAsia="Times New Roman" w:hAnsi="Calibri" w:cs="Calibri"/>
                  <w:color w:val="000000"/>
                  <w:lang w:eastAsia="tr-TR"/>
                </w:rPr>
                <w:delText>üzerine yüklenecektir</w:delText>
              </w:r>
            </w:del>
            <w:del w:id="237" w:author="Baris Can Ustundag" w:date="2021-01-13T15:36:00Z">
              <w:r w:rsidRPr="00127DBA" w:rsidDel="003E7FE6">
                <w:rPr>
                  <w:rFonts w:ascii="Calibri" w:eastAsia="Times New Roman" w:hAnsi="Calibri" w:cs="Calibri"/>
                  <w:color w:val="000000"/>
                  <w:lang w:eastAsia="tr-TR"/>
                </w:rPr>
                <w:delText>.</w:delText>
              </w:r>
            </w:del>
            <w:r w:rsidRPr="00127DBA">
              <w:rPr>
                <w:rFonts w:ascii="Calibri" w:eastAsia="Times New Roman" w:hAnsi="Calibri" w:cs="Calibri"/>
                <w:color w:val="000000"/>
                <w:lang w:eastAsia="tr-TR"/>
              </w:rPr>
              <w:t xml:space="preserve"> Bu işlem için cihaz çalışırken hazırlanmış olan yazılım ciha</w:t>
            </w:r>
            <w:ins w:id="238" w:author="Baris Can Ustundag" w:date="2021-01-13T15:37:00Z">
              <w:r w:rsidR="00A63E75">
                <w:rPr>
                  <w:rFonts w:ascii="Calibri" w:eastAsia="Times New Roman" w:hAnsi="Calibri" w:cs="Calibri"/>
                  <w:color w:val="000000"/>
                  <w:lang w:eastAsia="tr-TR"/>
                </w:rPr>
                <w:t xml:space="preserve">zın içinde koşan gerçek zamanlı işletim sistemine (RTOS) </w:t>
              </w:r>
            </w:ins>
            <w:del w:id="239" w:author="Baris Can Ustundag" w:date="2021-01-13T15:37:00Z">
              <w:r w:rsidRPr="00127DBA" w:rsidDel="00A63E75">
                <w:rPr>
                  <w:rFonts w:ascii="Calibri" w:eastAsia="Times New Roman" w:hAnsi="Calibri" w:cs="Calibri"/>
                  <w:color w:val="000000"/>
                  <w:lang w:eastAsia="tr-TR"/>
                </w:rPr>
                <w:delText>z üzerindeki bir node’a</w:delText>
              </w:r>
              <w:r w:rsidDel="00A63E75">
                <w:rPr>
                  <w:rFonts w:ascii="Calibri" w:eastAsia="Times New Roman" w:hAnsi="Calibri" w:cs="Calibri"/>
                  <w:color w:val="000000"/>
                  <w:lang w:eastAsia="tr-TR"/>
                </w:rPr>
                <w:delText xml:space="preserve"> </w:delText>
              </w:r>
            </w:del>
            <w:r>
              <w:rPr>
                <w:rFonts w:ascii="Calibri" w:eastAsia="Times New Roman" w:hAnsi="Calibri" w:cs="Calibri"/>
                <w:color w:val="000000"/>
                <w:lang w:eastAsia="tr-TR"/>
              </w:rPr>
              <w:t>dinamik yükleme yöntemi ile eklenecektir</w:t>
            </w:r>
            <w:r w:rsidRPr="00127DBA">
              <w:rPr>
                <w:rFonts w:ascii="Calibri" w:eastAsia="Times New Roman" w:hAnsi="Calibri" w:cs="Calibri"/>
                <w:color w:val="000000"/>
                <w:lang w:eastAsia="tr-TR"/>
              </w:rPr>
              <w:t xml:space="preserve">. Yükleme işlemi için </w:t>
            </w:r>
            <w:proofErr w:type="spellStart"/>
            <w:r w:rsidRPr="0000070B">
              <w:rPr>
                <w:rFonts w:ascii="Calibri" w:eastAsia="Times New Roman" w:hAnsi="Calibri" w:cs="Calibri"/>
                <w:color w:val="000000"/>
                <w:highlight w:val="yellow"/>
                <w:lang w:eastAsia="tr-TR"/>
              </w:rPr>
              <w:t>code</w:t>
            </w:r>
            <w:proofErr w:type="spellEnd"/>
            <w:r w:rsidRPr="0000070B">
              <w:rPr>
                <w:rFonts w:ascii="Calibri" w:eastAsia="Times New Roman" w:hAnsi="Calibri" w:cs="Calibri"/>
                <w:color w:val="000000"/>
                <w:highlight w:val="yellow"/>
                <w:lang w:eastAsia="tr-TR"/>
              </w:rPr>
              <w:t xml:space="preserve"> </w:t>
            </w:r>
            <w:proofErr w:type="spellStart"/>
            <w:r w:rsidRPr="0000070B">
              <w:rPr>
                <w:rFonts w:ascii="Calibri" w:eastAsia="Times New Roman" w:hAnsi="Calibri" w:cs="Calibri"/>
                <w:color w:val="000000"/>
                <w:highlight w:val="yellow"/>
                <w:lang w:eastAsia="tr-TR"/>
              </w:rPr>
              <w:t>injection</w:t>
            </w:r>
            <w:proofErr w:type="spellEnd"/>
            <w:r>
              <w:rPr>
                <w:rFonts w:ascii="Calibri" w:eastAsia="Times New Roman" w:hAnsi="Calibri" w:cs="Calibri"/>
                <w:color w:val="000000"/>
                <w:lang w:eastAsia="tr-TR"/>
              </w:rPr>
              <w:t xml:space="preserve"> (kod enjeksiyonu)</w:t>
            </w:r>
            <w:r w:rsidRPr="00127DBA">
              <w:rPr>
                <w:rFonts w:ascii="Calibri" w:eastAsia="Times New Roman" w:hAnsi="Calibri" w:cs="Calibri"/>
                <w:color w:val="000000"/>
                <w:lang w:eastAsia="tr-TR"/>
              </w:rPr>
              <w:t xml:space="preserve"> yapılması planlanmaktadır. Böylece cihazın çalışma durumunda aksama olmadan cihaza yeni özellikler eklenmesi sağlanacaktır</w:t>
            </w:r>
            <w:del w:id="240" w:author="Baris Can Ustundag" w:date="2021-01-13T15:46:00Z">
              <w:r w:rsidRPr="00127DBA" w:rsidDel="00A63E75">
                <w:rPr>
                  <w:rFonts w:ascii="Calibri" w:eastAsia="Times New Roman" w:hAnsi="Calibri" w:cs="Calibri"/>
                  <w:color w:val="000000"/>
                  <w:lang w:eastAsia="tr-TR"/>
                </w:rPr>
                <w:delText>. Cihaz üzerine bu işlemin yapılabilmesi için yazılımın üzerine yeni yazılım eklenmesi gerekecektir</w:delText>
              </w:r>
            </w:del>
            <w:r w:rsidRPr="00127DBA">
              <w:rPr>
                <w:rFonts w:ascii="Calibri" w:eastAsia="Times New Roman" w:hAnsi="Calibri" w:cs="Calibri"/>
                <w:color w:val="000000"/>
                <w:lang w:eastAsia="tr-TR"/>
              </w:rPr>
              <w:t xml:space="preserve">. Bu işlem </w:t>
            </w:r>
            <w:ins w:id="241" w:author="Baris Can Ustundag" w:date="2021-01-13T15:37:00Z">
              <w:r w:rsidR="00A63E75">
                <w:rPr>
                  <w:rFonts w:ascii="Calibri" w:eastAsia="Times New Roman" w:hAnsi="Calibri" w:cs="Calibri"/>
                  <w:color w:val="000000"/>
                  <w:lang w:eastAsia="tr-TR"/>
                </w:rPr>
                <w:t>şirketin kullandığı altyapı ve</w:t>
              </w:r>
            </w:ins>
            <w:ins w:id="242" w:author="Baris Can Ustundag" w:date="2021-01-13T15:38:00Z">
              <w:r w:rsidR="00A63E75">
                <w:rPr>
                  <w:rFonts w:ascii="Calibri" w:eastAsia="Times New Roman" w:hAnsi="Calibri" w:cs="Calibri"/>
                  <w:color w:val="000000"/>
                  <w:lang w:eastAsia="tr-TR"/>
                </w:rPr>
                <w:t xml:space="preserve"> gömülü yazılım mimarisi düşünüldüğünde </w:t>
              </w:r>
            </w:ins>
            <w:r w:rsidRPr="00127DBA">
              <w:rPr>
                <w:rFonts w:ascii="Calibri" w:eastAsia="Times New Roman" w:hAnsi="Calibri" w:cs="Calibri"/>
                <w:color w:val="000000"/>
                <w:lang w:eastAsia="tr-TR"/>
              </w:rPr>
              <w:t xml:space="preserve">daha uzun </w:t>
            </w:r>
            <w:ins w:id="243" w:author="Baris Can Ustundag" w:date="2021-01-13T15:38:00Z">
              <w:r w:rsidR="00A63E75">
                <w:rPr>
                  <w:rFonts w:ascii="Calibri" w:eastAsia="Times New Roman" w:hAnsi="Calibri" w:cs="Calibri"/>
                  <w:color w:val="000000"/>
                  <w:lang w:eastAsia="tr-TR"/>
                </w:rPr>
                <w:t>süre</w:t>
              </w:r>
            </w:ins>
            <w:ins w:id="244" w:author="Baris Can Ustundag" w:date="2021-01-13T15:46:00Z">
              <w:r w:rsidR="00A63E75">
                <w:rPr>
                  <w:rFonts w:ascii="Calibri" w:eastAsia="Times New Roman" w:hAnsi="Calibri" w:cs="Calibri"/>
                  <w:color w:val="000000"/>
                  <w:lang w:eastAsia="tr-TR"/>
                </w:rPr>
                <w:t xml:space="preserve"> alabilecek</w:t>
              </w:r>
            </w:ins>
            <w:del w:id="245" w:author="Baris Can Ustundag" w:date="2021-01-13T15:38:00Z">
              <w:r w:rsidRPr="00127DBA" w:rsidDel="00A63E75">
                <w:rPr>
                  <w:rFonts w:ascii="Calibri" w:eastAsia="Times New Roman" w:hAnsi="Calibri" w:cs="Calibri"/>
                  <w:color w:val="000000"/>
                  <w:lang w:eastAsia="tr-TR"/>
                </w:rPr>
                <w:delText>sürmektedir</w:delText>
              </w:r>
            </w:del>
            <w:r w:rsidRPr="00127DBA">
              <w:rPr>
                <w:rFonts w:ascii="Calibri" w:eastAsia="Times New Roman" w:hAnsi="Calibri" w:cs="Calibri"/>
                <w:color w:val="000000"/>
                <w:lang w:eastAsia="tr-TR"/>
              </w:rPr>
              <w:t xml:space="preserve"> </w:t>
            </w:r>
            <w:del w:id="246" w:author="Baris Can Ustundag" w:date="2021-01-13T15:46:00Z">
              <w:r w:rsidRPr="00127DBA" w:rsidDel="00A63E75">
                <w:rPr>
                  <w:rFonts w:ascii="Calibri" w:eastAsia="Times New Roman" w:hAnsi="Calibri" w:cs="Calibri"/>
                  <w:color w:val="000000"/>
                  <w:lang w:eastAsia="tr-TR"/>
                </w:rPr>
                <w:delText>anca</w:delText>
              </w:r>
            </w:del>
            <w:ins w:id="247" w:author="Baris Can Ustundag" w:date="2021-01-13T15:46:00Z">
              <w:r w:rsidR="00A63E75">
                <w:rPr>
                  <w:rFonts w:ascii="Calibri" w:eastAsia="Times New Roman" w:hAnsi="Calibri" w:cs="Calibri"/>
                  <w:color w:val="000000"/>
                  <w:lang w:eastAsia="tr-TR"/>
                </w:rPr>
                <w:t xml:space="preserve">fakat </w:t>
              </w:r>
            </w:ins>
            <w:del w:id="248" w:author="Baris Can Ustundag" w:date="2021-01-13T15:46:00Z">
              <w:r w:rsidRPr="00127DBA" w:rsidDel="00A63E75">
                <w:rPr>
                  <w:rFonts w:ascii="Calibri" w:eastAsia="Times New Roman" w:hAnsi="Calibri" w:cs="Calibri"/>
                  <w:color w:val="000000"/>
                  <w:lang w:eastAsia="tr-TR"/>
                </w:rPr>
                <w:delText xml:space="preserve">k </w:delText>
              </w:r>
            </w:del>
            <w:r w:rsidRPr="00127DBA">
              <w:rPr>
                <w:rFonts w:ascii="Calibri" w:eastAsia="Times New Roman" w:hAnsi="Calibri" w:cs="Calibri"/>
                <w:color w:val="000000"/>
                <w:lang w:eastAsia="tr-TR"/>
              </w:rPr>
              <w:t xml:space="preserve">en sorunsuz şekilde yeni özellikler eklenmesi için kolay bir yöntemdir. </w:t>
            </w:r>
          </w:p>
          <w:p w14:paraId="02B97F20" w14:textId="0DAAF32B" w:rsidR="00753177" w:rsidRPr="00127DBA" w:rsidRDefault="00753177" w:rsidP="00D40F33">
            <w:pPr>
              <w:rPr>
                <w:rFonts w:ascii="Calibri" w:eastAsia="Times New Roman" w:hAnsi="Calibri" w:cs="Calibri"/>
                <w:color w:val="000000"/>
                <w:lang w:eastAsia="tr-TR"/>
              </w:rPr>
            </w:pPr>
            <w:r w:rsidRPr="00127DBA">
              <w:rPr>
                <w:rFonts w:ascii="Calibri" w:eastAsia="Times New Roman" w:hAnsi="Calibri" w:cs="Calibri"/>
                <w:color w:val="000000"/>
                <w:lang w:eastAsia="tr-TR"/>
              </w:rPr>
              <w:t>İkinci yöntemde ise</w:t>
            </w:r>
            <w:ins w:id="249" w:author="Baris Can Ustundag" w:date="2021-01-13T15:46:00Z">
              <w:r w:rsidR="00865AF6">
                <w:rPr>
                  <w:rFonts w:ascii="Calibri" w:eastAsia="Times New Roman" w:hAnsi="Calibri" w:cs="Calibri"/>
                  <w:color w:val="000000"/>
                  <w:lang w:eastAsia="tr-TR"/>
                </w:rPr>
                <w:t xml:space="preserve"> uç ya</w:t>
              </w:r>
            </w:ins>
            <w:ins w:id="250" w:author="Baris Can Ustundag" w:date="2021-01-13T15:47:00Z">
              <w:r w:rsidR="00865AF6">
                <w:rPr>
                  <w:rFonts w:ascii="Calibri" w:eastAsia="Times New Roman" w:hAnsi="Calibri" w:cs="Calibri"/>
                  <w:color w:val="000000"/>
                  <w:lang w:eastAsia="tr-TR"/>
                </w:rPr>
                <w:t xml:space="preserve">zılımda olası </w:t>
              </w:r>
              <w:proofErr w:type="spellStart"/>
              <w:r w:rsidR="00865AF6">
                <w:rPr>
                  <w:rFonts w:ascii="Calibri" w:eastAsia="Times New Roman" w:hAnsi="Calibri" w:cs="Calibri"/>
                  <w:color w:val="000000"/>
                  <w:lang w:eastAsia="tr-TR"/>
                </w:rPr>
                <w:t>kullanıabilecek</w:t>
              </w:r>
              <w:proofErr w:type="spellEnd"/>
              <w:r w:rsidR="00865AF6">
                <w:rPr>
                  <w:rFonts w:ascii="Calibri" w:eastAsia="Times New Roman" w:hAnsi="Calibri" w:cs="Calibri"/>
                  <w:color w:val="000000"/>
                  <w:lang w:eastAsia="tr-TR"/>
                </w:rPr>
                <w:t xml:space="preserve"> metotlar önceden tanımlanıp cihaza önceden yakılacaktır. Bulut platformdan gelecek </w:t>
              </w:r>
            </w:ins>
            <w:ins w:id="251" w:author="Baris Can Ustundag" w:date="2021-01-13T15:48:00Z">
              <w:r w:rsidR="00865AF6">
                <w:rPr>
                  <w:rFonts w:ascii="Calibri" w:eastAsia="Times New Roman" w:hAnsi="Calibri" w:cs="Calibri"/>
                  <w:color w:val="000000"/>
                  <w:lang w:eastAsia="tr-TR"/>
                </w:rPr>
                <w:t xml:space="preserve">bir uç yazılım konfigürasyon dosyası önceden </w:t>
              </w:r>
              <w:proofErr w:type="spellStart"/>
              <w:r w:rsidR="00865AF6">
                <w:rPr>
                  <w:rFonts w:ascii="Calibri" w:eastAsia="Times New Roman" w:hAnsi="Calibri" w:cs="Calibri"/>
                  <w:color w:val="000000"/>
                  <w:lang w:eastAsia="tr-TR"/>
                </w:rPr>
                <w:t>gerçeklenmiş</w:t>
              </w:r>
              <w:proofErr w:type="spellEnd"/>
              <w:r w:rsidR="00865AF6">
                <w:rPr>
                  <w:rFonts w:ascii="Calibri" w:eastAsia="Times New Roman" w:hAnsi="Calibri" w:cs="Calibri"/>
                  <w:color w:val="000000"/>
                  <w:lang w:eastAsia="tr-TR"/>
                </w:rPr>
                <w:t xml:space="preserve"> bu metotların nasıl bir akışta kullanılacağını uç yazılıma bildirecektir. </w:t>
              </w:r>
            </w:ins>
            <w:del w:id="252" w:author="Baris Can Ustundag" w:date="2021-01-13T15:46:00Z">
              <w:r w:rsidRPr="00127DBA" w:rsidDel="00865AF6">
                <w:rPr>
                  <w:rFonts w:ascii="Calibri" w:eastAsia="Times New Roman" w:hAnsi="Calibri" w:cs="Calibri"/>
                  <w:color w:val="000000"/>
                  <w:lang w:eastAsia="tr-TR"/>
                </w:rPr>
                <w:delText xml:space="preserve"> hazırlanmış </w:delText>
              </w:r>
            </w:del>
            <w:del w:id="253" w:author="Baris Can Ustundag" w:date="2021-01-13T15:29:00Z">
              <w:r w:rsidRPr="00127DBA" w:rsidDel="002636BF">
                <w:rPr>
                  <w:rFonts w:ascii="Calibri" w:eastAsia="Times New Roman" w:hAnsi="Calibri" w:cs="Calibri"/>
                  <w:color w:val="000000"/>
                  <w:lang w:eastAsia="tr-TR"/>
                </w:rPr>
                <w:delText xml:space="preserve">olan bir </w:delText>
              </w:r>
              <w:r w:rsidRPr="0000070B" w:rsidDel="002636BF">
                <w:rPr>
                  <w:rFonts w:ascii="Calibri" w:eastAsia="Times New Roman" w:hAnsi="Calibri" w:cs="Calibri"/>
                  <w:color w:val="000000"/>
                  <w:highlight w:val="yellow"/>
                  <w:lang w:eastAsia="tr-TR"/>
                </w:rPr>
                <w:delText>executable</w:delText>
              </w:r>
              <w:r w:rsidRPr="00127DBA" w:rsidDel="002636BF">
                <w:rPr>
                  <w:rFonts w:ascii="Calibri" w:eastAsia="Times New Roman" w:hAnsi="Calibri" w:cs="Calibri"/>
                  <w:color w:val="000000"/>
                  <w:lang w:eastAsia="tr-TR"/>
                </w:rPr>
                <w:delText xml:space="preserve"> </w:delText>
              </w:r>
            </w:del>
            <w:del w:id="254" w:author="Baris Can Ustundag" w:date="2021-01-13T15:47:00Z">
              <w:r w:rsidRPr="00127DBA" w:rsidDel="00865AF6">
                <w:rPr>
                  <w:rFonts w:ascii="Calibri" w:eastAsia="Times New Roman" w:hAnsi="Calibri" w:cs="Calibri"/>
                  <w:color w:val="000000"/>
                  <w:lang w:eastAsia="tr-TR"/>
                </w:rPr>
                <w:delText xml:space="preserve">dosyası sistemlere yüklenerek cihazlar tarafından çalıştırılması sağlanacaktır. </w:delText>
              </w:r>
            </w:del>
            <w:del w:id="255" w:author="Baris Can Ustundag" w:date="2021-01-13T15:48:00Z">
              <w:r w:rsidRPr="00127DBA" w:rsidDel="00865AF6">
                <w:rPr>
                  <w:rFonts w:ascii="Calibri" w:eastAsia="Times New Roman" w:hAnsi="Calibri" w:cs="Calibri"/>
                  <w:color w:val="000000"/>
                  <w:lang w:eastAsia="tr-TR"/>
                </w:rPr>
                <w:delText>Böylece sisteme yüklenecek olan uygulama hızlıca her cihaz tarafından hızlıca kullanılmaya başlanabilecektir.</w:delText>
              </w:r>
            </w:del>
            <w:del w:id="256" w:author="Baris Can Ustundag" w:date="2021-01-13T15:49:00Z">
              <w:r w:rsidRPr="00127DBA" w:rsidDel="00865AF6">
                <w:rPr>
                  <w:rFonts w:ascii="Calibri" w:eastAsia="Times New Roman" w:hAnsi="Calibri" w:cs="Calibri"/>
                  <w:color w:val="000000"/>
                  <w:lang w:eastAsia="tr-TR"/>
                </w:rPr>
                <w:delText xml:space="preserve"> Bu </w:delText>
              </w:r>
            </w:del>
            <w:del w:id="257" w:author="Baris Can Ustundag" w:date="2021-01-13T15:48:00Z">
              <w:r w:rsidRPr="00127DBA" w:rsidDel="00865AF6">
                <w:rPr>
                  <w:rFonts w:ascii="Calibri" w:eastAsia="Times New Roman" w:hAnsi="Calibri" w:cs="Calibri"/>
                  <w:color w:val="000000"/>
                  <w:lang w:eastAsia="tr-TR"/>
                </w:rPr>
                <w:delText xml:space="preserve">durumda </w:delText>
              </w:r>
            </w:del>
            <w:del w:id="258" w:author="Baris Can Ustundag" w:date="2021-01-13T15:49:00Z">
              <w:r w:rsidRPr="00127DBA" w:rsidDel="00865AF6">
                <w:rPr>
                  <w:rFonts w:ascii="Calibri" w:eastAsia="Times New Roman" w:hAnsi="Calibri" w:cs="Calibri"/>
                  <w:color w:val="000000"/>
                  <w:lang w:eastAsia="tr-TR"/>
                </w:rPr>
                <w:delText>dikkat edilmesi gereken nokta güvenliktir. Cihazlar şu anda fla</w:delText>
              </w:r>
              <w:r w:rsidDel="00865AF6">
                <w:rPr>
                  <w:rFonts w:ascii="Calibri" w:eastAsia="Times New Roman" w:hAnsi="Calibri" w:cs="Calibri"/>
                  <w:color w:val="000000"/>
                  <w:lang w:eastAsia="tr-TR"/>
                </w:rPr>
                <w:delText>ş</w:delText>
              </w:r>
              <w:r w:rsidRPr="00127DBA" w:rsidDel="00865AF6">
                <w:rPr>
                  <w:rFonts w:ascii="Calibri" w:eastAsia="Times New Roman" w:hAnsi="Calibri" w:cs="Calibri"/>
                  <w:color w:val="000000"/>
                  <w:lang w:eastAsia="tr-TR"/>
                </w:rPr>
                <w:delText xml:space="preserve"> </w:delText>
              </w:r>
              <w:r w:rsidDel="00865AF6">
                <w:rPr>
                  <w:rFonts w:ascii="Calibri" w:eastAsia="Times New Roman" w:hAnsi="Calibri" w:cs="Calibri"/>
                  <w:color w:val="000000"/>
                  <w:lang w:eastAsia="tr-TR"/>
                </w:rPr>
                <w:delText>şifreleme</w:delText>
              </w:r>
              <w:r w:rsidRPr="00127DBA" w:rsidDel="00865AF6">
                <w:rPr>
                  <w:rFonts w:ascii="Calibri" w:eastAsia="Times New Roman" w:hAnsi="Calibri" w:cs="Calibri"/>
                  <w:color w:val="000000"/>
                  <w:lang w:eastAsia="tr-TR"/>
                </w:rPr>
                <w:delText xml:space="preserve"> ile çalışmaktadır</w:delText>
              </w:r>
              <w:r w:rsidDel="00865AF6">
                <w:rPr>
                  <w:rFonts w:ascii="Calibri" w:eastAsia="Times New Roman" w:hAnsi="Calibri" w:cs="Calibri"/>
                  <w:color w:val="000000"/>
                  <w:lang w:eastAsia="tr-TR"/>
                </w:rPr>
                <w:delText xml:space="preserve"> y</w:delText>
              </w:r>
              <w:r w:rsidRPr="00127DBA" w:rsidDel="00865AF6">
                <w:rPr>
                  <w:rFonts w:ascii="Calibri" w:eastAsia="Times New Roman" w:hAnsi="Calibri" w:cs="Calibri"/>
                  <w:color w:val="000000"/>
                  <w:lang w:eastAsia="tr-TR"/>
                </w:rPr>
                <w:delText xml:space="preserve">ani yazılımların kendi </w:delText>
              </w:r>
              <w:r w:rsidDel="00865AF6">
                <w:rPr>
                  <w:rFonts w:ascii="Calibri" w:eastAsia="Times New Roman" w:hAnsi="Calibri" w:cs="Calibri"/>
                  <w:color w:val="000000"/>
                  <w:lang w:eastAsia="tr-TR"/>
                </w:rPr>
                <w:delText>şifrelemesi</w:delText>
              </w:r>
              <w:r w:rsidRPr="00127DBA" w:rsidDel="00865AF6">
                <w:rPr>
                  <w:rFonts w:ascii="Calibri" w:eastAsia="Times New Roman" w:hAnsi="Calibri" w:cs="Calibri"/>
                  <w:color w:val="000000"/>
                  <w:lang w:eastAsia="tr-TR"/>
                </w:rPr>
                <w:delText xml:space="preserve"> bulunmaktadır. Cihaza entegre edilecek olan edge computing yazılımı çalışırken öncelikle </w:delText>
              </w:r>
              <w:r w:rsidDel="00865AF6">
                <w:rPr>
                  <w:rFonts w:ascii="Calibri" w:eastAsia="Times New Roman" w:hAnsi="Calibri" w:cs="Calibri"/>
                  <w:color w:val="000000"/>
                  <w:lang w:eastAsia="tr-TR"/>
                </w:rPr>
                <w:delText>şifreleme yapılıp</w:delText>
              </w:r>
              <w:r w:rsidRPr="00127DBA" w:rsidDel="00865AF6">
                <w:rPr>
                  <w:rFonts w:ascii="Calibri" w:eastAsia="Times New Roman" w:hAnsi="Calibri" w:cs="Calibri"/>
                  <w:color w:val="000000"/>
                  <w:lang w:eastAsia="tr-TR"/>
                </w:rPr>
                <w:delText xml:space="preserve"> sonrasında </w:delText>
              </w:r>
              <w:r w:rsidDel="00865AF6">
                <w:rPr>
                  <w:rFonts w:ascii="Calibri" w:eastAsia="Times New Roman" w:hAnsi="Calibri" w:cs="Calibri"/>
                  <w:color w:val="000000"/>
                  <w:lang w:eastAsia="tr-TR"/>
                </w:rPr>
                <w:delText>deşifre</w:delText>
              </w:r>
              <w:r w:rsidRPr="00127DBA" w:rsidDel="00865AF6">
                <w:rPr>
                  <w:rFonts w:ascii="Calibri" w:eastAsia="Times New Roman" w:hAnsi="Calibri" w:cs="Calibri"/>
                  <w:color w:val="000000"/>
                  <w:lang w:eastAsia="tr-TR"/>
                </w:rPr>
                <w:delText xml:space="preserve"> edilmesi gerekmektedir.</w:delText>
              </w:r>
            </w:del>
            <w:r w:rsidRPr="00127DBA">
              <w:rPr>
                <w:rFonts w:ascii="Calibri" w:eastAsia="Times New Roman" w:hAnsi="Calibri" w:cs="Calibri"/>
                <w:color w:val="000000"/>
                <w:lang w:eastAsia="tr-TR"/>
              </w:rPr>
              <w:t xml:space="preserve">  </w:t>
            </w:r>
          </w:p>
          <w:p w14:paraId="6F195163" w14:textId="497F1E1B" w:rsidR="00753177" w:rsidRPr="00127DBA" w:rsidRDefault="00753177" w:rsidP="00D40F33">
            <w:pPr>
              <w:rPr>
                <w:rFonts w:ascii="Calibri" w:eastAsia="Times New Roman" w:hAnsi="Calibri" w:cs="Calibri"/>
                <w:color w:val="000000"/>
                <w:lang w:eastAsia="tr-TR"/>
              </w:rPr>
            </w:pPr>
          </w:p>
          <w:p w14:paraId="2CB2C355" w14:textId="2BE2D70F" w:rsidR="00753177" w:rsidRPr="00127DBA" w:rsidRDefault="00753177" w:rsidP="00D40F33">
            <w:pPr>
              <w:rPr>
                <w:rFonts w:ascii="Calibri" w:eastAsia="Times New Roman" w:hAnsi="Calibri" w:cs="Calibri"/>
                <w:color w:val="000000"/>
                <w:lang w:eastAsia="tr-TR"/>
              </w:rPr>
            </w:pPr>
            <w:r w:rsidRPr="00127DBA">
              <w:rPr>
                <w:rFonts w:ascii="Calibri" w:eastAsia="Times New Roman" w:hAnsi="Calibri" w:cs="Calibri"/>
                <w:color w:val="000000"/>
                <w:lang w:eastAsia="tr-TR"/>
              </w:rPr>
              <w:t xml:space="preserve">Sistemin </w:t>
            </w:r>
            <w:ins w:id="259" w:author="Baris Can Ustundag" w:date="2021-01-13T15:49:00Z">
              <w:r w:rsidR="00865AF6">
                <w:rPr>
                  <w:rFonts w:ascii="Calibri" w:eastAsia="Times New Roman" w:hAnsi="Calibri" w:cs="Calibri"/>
                  <w:color w:val="000000"/>
                  <w:lang w:eastAsia="tr-TR"/>
                </w:rPr>
                <w:t xml:space="preserve">uç yazılımın akışı tanımlanırken </w:t>
              </w:r>
              <w:proofErr w:type="spellStart"/>
              <w:r w:rsidR="00865AF6">
                <w:rPr>
                  <w:rFonts w:ascii="Calibri" w:eastAsia="Times New Roman" w:hAnsi="Calibri" w:cs="Calibri"/>
                  <w:color w:val="000000"/>
                  <w:lang w:eastAsia="tr-TR"/>
                </w:rPr>
                <w:t>Node</w:t>
              </w:r>
              <w:proofErr w:type="spellEnd"/>
              <w:r w:rsidR="00865AF6">
                <w:rPr>
                  <w:rFonts w:ascii="Calibri" w:eastAsia="Times New Roman" w:hAnsi="Calibri" w:cs="Calibri"/>
                  <w:color w:val="000000"/>
                  <w:lang w:eastAsia="tr-TR"/>
                </w:rPr>
                <w:t>-RED isimli açık kaynak kodlu bir kodsuz (</w:t>
              </w:r>
              <w:proofErr w:type="spellStart"/>
              <w:r w:rsidR="00865AF6">
                <w:rPr>
                  <w:rFonts w:ascii="Calibri" w:eastAsia="Times New Roman" w:hAnsi="Calibri" w:cs="Calibri"/>
                  <w:color w:val="000000"/>
                  <w:lang w:eastAsia="tr-TR"/>
                </w:rPr>
                <w:t>low-code</w:t>
              </w:r>
              <w:proofErr w:type="spellEnd"/>
              <w:r w:rsidR="00865AF6">
                <w:rPr>
                  <w:rFonts w:ascii="Calibri" w:eastAsia="Times New Roman" w:hAnsi="Calibri" w:cs="Calibri"/>
                  <w:color w:val="000000"/>
                  <w:lang w:eastAsia="tr-TR"/>
                </w:rPr>
                <w:t>) yazılımdan yararlanılması planlanmaktadır.</w:t>
              </w:r>
            </w:ins>
            <w:del w:id="260" w:author="Baris Can Ustundag" w:date="2021-01-13T15:50:00Z">
              <w:r w:rsidRPr="00127DBA" w:rsidDel="00865AF6">
                <w:rPr>
                  <w:rFonts w:ascii="Calibri" w:eastAsia="Times New Roman" w:hAnsi="Calibri" w:cs="Calibri"/>
                  <w:color w:val="000000"/>
                  <w:lang w:eastAsia="tr-TR"/>
                </w:rPr>
                <w:delText xml:space="preserve">genel yapısı </w:delText>
              </w:r>
              <w:r w:rsidRPr="0000070B" w:rsidDel="00865AF6">
                <w:rPr>
                  <w:rFonts w:ascii="Calibri" w:eastAsia="Times New Roman" w:hAnsi="Calibri" w:cs="Calibri"/>
                  <w:color w:val="000000"/>
                  <w:highlight w:val="yellow"/>
                  <w:lang w:eastAsia="tr-TR"/>
                </w:rPr>
                <w:delText>node-red</w:delText>
              </w:r>
              <w:r w:rsidRPr="00127DBA" w:rsidDel="00865AF6">
                <w:rPr>
                  <w:rFonts w:ascii="Calibri" w:eastAsia="Times New Roman" w:hAnsi="Calibri" w:cs="Calibri"/>
                  <w:color w:val="000000"/>
                  <w:lang w:eastAsia="tr-TR"/>
                </w:rPr>
                <w:delText xml:space="preserve"> şeklinde olması planlanmaktadır. Bu yapıda bütün işlemler işlem akışı geliştirilmiş olan </w:delText>
              </w:r>
              <w:r w:rsidRPr="0000070B" w:rsidDel="00865AF6">
                <w:rPr>
                  <w:rFonts w:ascii="Calibri" w:eastAsia="Times New Roman" w:hAnsi="Calibri" w:cs="Calibri"/>
                  <w:color w:val="000000"/>
                  <w:highlight w:val="yellow"/>
                  <w:lang w:eastAsia="tr-TR"/>
                </w:rPr>
                <w:delText>nodelar</w:delText>
              </w:r>
              <w:r w:rsidRPr="00127DBA" w:rsidDel="00865AF6">
                <w:rPr>
                  <w:rFonts w:ascii="Calibri" w:eastAsia="Times New Roman" w:hAnsi="Calibri" w:cs="Calibri"/>
                  <w:color w:val="000000"/>
                  <w:lang w:eastAsia="tr-TR"/>
                </w:rPr>
                <w:delText xml:space="preserve"> ile sağlanmaktadır.</w:delText>
              </w:r>
            </w:del>
            <w:r w:rsidRPr="00127DBA">
              <w:rPr>
                <w:rFonts w:ascii="Calibri" w:eastAsia="Times New Roman" w:hAnsi="Calibri" w:cs="Calibri"/>
                <w:color w:val="000000"/>
                <w:lang w:eastAsia="tr-TR"/>
              </w:rPr>
              <w:t xml:space="preserve"> Bu yapının geliştirilmesi ile birlikte </w:t>
            </w:r>
            <w:proofErr w:type="spellStart"/>
            <w:r w:rsidRPr="00127DBA">
              <w:rPr>
                <w:rFonts w:ascii="Calibri" w:eastAsia="Times New Roman" w:hAnsi="Calibri" w:cs="Calibri"/>
                <w:color w:val="000000"/>
                <w:lang w:eastAsia="tr-TR"/>
              </w:rPr>
              <w:t>edge</w:t>
            </w:r>
            <w:proofErr w:type="spellEnd"/>
            <w:r w:rsidRPr="00127DBA">
              <w:rPr>
                <w:rFonts w:ascii="Calibri" w:eastAsia="Times New Roman" w:hAnsi="Calibri" w:cs="Calibri"/>
                <w:color w:val="000000"/>
                <w:lang w:eastAsia="tr-TR"/>
              </w:rPr>
              <w:t xml:space="preserve"> </w:t>
            </w:r>
            <w:proofErr w:type="spellStart"/>
            <w:r w:rsidRPr="00127DBA">
              <w:rPr>
                <w:rFonts w:ascii="Calibri" w:eastAsia="Times New Roman" w:hAnsi="Calibri" w:cs="Calibri"/>
                <w:color w:val="000000"/>
                <w:lang w:eastAsia="tr-TR"/>
              </w:rPr>
              <w:t>computing</w:t>
            </w:r>
            <w:proofErr w:type="spellEnd"/>
            <w:r w:rsidRPr="00127DBA">
              <w:rPr>
                <w:rFonts w:ascii="Calibri" w:eastAsia="Times New Roman" w:hAnsi="Calibri" w:cs="Calibri"/>
                <w:color w:val="000000"/>
                <w:lang w:eastAsia="tr-TR"/>
              </w:rPr>
              <w:t xml:space="preserve"> uygulamasının cihaza entegre edilmesi oldukça kolaylaştırılabilecektir. Daha önce bahsedilmiş olan durum </w:t>
            </w:r>
            <w:r w:rsidRPr="00127DBA">
              <w:rPr>
                <w:rFonts w:ascii="Calibri" w:eastAsia="Times New Roman" w:hAnsi="Calibri" w:cs="Calibri"/>
                <w:color w:val="000000"/>
                <w:lang w:eastAsia="tr-TR"/>
              </w:rPr>
              <w:lastRenderedPageBreak/>
              <w:t xml:space="preserve">makinasının içine </w:t>
            </w:r>
            <w:del w:id="261" w:author="Baris Can Ustundag" w:date="2021-01-13T15:50:00Z">
              <w:r w:rsidRPr="0000070B" w:rsidDel="00865AF6">
                <w:rPr>
                  <w:rFonts w:ascii="Calibri" w:eastAsia="Times New Roman" w:hAnsi="Calibri" w:cs="Calibri"/>
                  <w:color w:val="000000"/>
                  <w:highlight w:val="yellow"/>
                  <w:lang w:eastAsia="tr-TR"/>
                </w:rPr>
                <w:delText>config</w:delText>
              </w:r>
              <w:r w:rsidRPr="00127DBA" w:rsidDel="00865AF6">
                <w:rPr>
                  <w:rFonts w:ascii="Calibri" w:eastAsia="Times New Roman" w:hAnsi="Calibri" w:cs="Calibri"/>
                  <w:color w:val="000000"/>
                  <w:lang w:eastAsia="tr-TR"/>
                </w:rPr>
                <w:delText xml:space="preserve"> </w:delText>
              </w:r>
            </w:del>
            <w:ins w:id="262" w:author="Baris Can Ustundag" w:date="2021-01-13T15:50:00Z">
              <w:r w:rsidR="00865AF6">
                <w:rPr>
                  <w:rFonts w:ascii="Calibri" w:eastAsia="Times New Roman" w:hAnsi="Calibri" w:cs="Calibri"/>
                  <w:color w:val="000000"/>
                  <w:lang w:eastAsia="tr-TR"/>
                </w:rPr>
                <w:t>bir konfigürasyon</w:t>
              </w:r>
              <w:r w:rsidR="00865AF6" w:rsidRPr="00127DBA">
                <w:rPr>
                  <w:rFonts w:ascii="Calibri" w:eastAsia="Times New Roman" w:hAnsi="Calibri" w:cs="Calibri"/>
                  <w:color w:val="000000"/>
                  <w:lang w:eastAsia="tr-TR"/>
                </w:rPr>
                <w:t xml:space="preserve"> </w:t>
              </w:r>
            </w:ins>
            <w:r w:rsidRPr="00127DBA">
              <w:rPr>
                <w:rFonts w:ascii="Calibri" w:eastAsia="Times New Roman" w:hAnsi="Calibri" w:cs="Calibri"/>
                <w:color w:val="000000"/>
                <w:lang w:eastAsia="tr-TR"/>
              </w:rPr>
              <w:t>eklenerek yazılımın</w:t>
            </w:r>
            <w:ins w:id="263" w:author="Baris Can Ustundag" w:date="2021-01-13T15:50:00Z">
              <w:r w:rsidR="00865AF6">
                <w:rPr>
                  <w:rFonts w:ascii="Calibri" w:eastAsia="Times New Roman" w:hAnsi="Calibri" w:cs="Calibri"/>
                  <w:color w:val="000000"/>
                  <w:lang w:eastAsia="tr-TR"/>
                </w:rPr>
                <w:t xml:space="preserve"> bu akışı gerçekleştirmesi</w:t>
              </w:r>
            </w:ins>
            <w:del w:id="264" w:author="Baris Can Ustundag" w:date="2021-01-13T15:50:00Z">
              <w:r w:rsidRPr="00127DBA" w:rsidDel="00865AF6">
                <w:rPr>
                  <w:rFonts w:ascii="Calibri" w:eastAsia="Times New Roman" w:hAnsi="Calibri" w:cs="Calibri"/>
                  <w:color w:val="000000"/>
                  <w:lang w:eastAsia="tr-TR"/>
                </w:rPr>
                <w:delText xml:space="preserve"> uygulamaya geçmesi</w:delText>
              </w:r>
            </w:del>
            <w:r w:rsidRPr="00127DBA">
              <w:rPr>
                <w:rFonts w:ascii="Calibri" w:eastAsia="Times New Roman" w:hAnsi="Calibri" w:cs="Calibri"/>
                <w:color w:val="000000"/>
                <w:lang w:eastAsia="tr-TR"/>
              </w:rPr>
              <w:t xml:space="preserve"> sağlanacaktır. Burada </w:t>
            </w:r>
            <w:del w:id="265" w:author="Baris Can Ustundag" w:date="2021-01-13T15:50:00Z">
              <w:r w:rsidRPr="00127DBA" w:rsidDel="00865AF6">
                <w:rPr>
                  <w:rFonts w:ascii="Calibri" w:eastAsia="Times New Roman" w:hAnsi="Calibri" w:cs="Calibri"/>
                  <w:color w:val="000000"/>
                  <w:lang w:eastAsia="tr-TR"/>
                </w:rPr>
                <w:delText xml:space="preserve">nodelar </w:delText>
              </w:r>
            </w:del>
            <w:ins w:id="266" w:author="Baris Can Ustundag" w:date="2021-01-13T15:50:00Z">
              <w:r w:rsidR="00865AF6">
                <w:rPr>
                  <w:rFonts w:ascii="Calibri" w:eastAsia="Times New Roman" w:hAnsi="Calibri" w:cs="Calibri"/>
                  <w:color w:val="000000"/>
                  <w:lang w:eastAsia="tr-TR"/>
                </w:rPr>
                <w:t>uç donanımlar</w:t>
              </w:r>
              <w:r w:rsidR="00865AF6" w:rsidRPr="00127DBA">
                <w:rPr>
                  <w:rFonts w:ascii="Calibri" w:eastAsia="Times New Roman" w:hAnsi="Calibri" w:cs="Calibri"/>
                  <w:color w:val="000000"/>
                  <w:lang w:eastAsia="tr-TR"/>
                </w:rPr>
                <w:t xml:space="preserve"> </w:t>
              </w:r>
            </w:ins>
            <w:r w:rsidRPr="00127DBA">
              <w:rPr>
                <w:rFonts w:ascii="Calibri" w:eastAsia="Times New Roman" w:hAnsi="Calibri" w:cs="Calibri"/>
                <w:color w:val="000000"/>
                <w:lang w:eastAsia="tr-TR"/>
              </w:rPr>
              <w:t xml:space="preserve">üzerindeki akışa bir ekleme yapılarak uygulama işleme geçecektir. </w:t>
            </w:r>
            <w:del w:id="267" w:author="Baris Can Ustundag" w:date="2021-01-13T15:50:00Z">
              <w:r w:rsidRPr="00127DBA" w:rsidDel="00865AF6">
                <w:rPr>
                  <w:rFonts w:ascii="Calibri" w:eastAsia="Times New Roman" w:hAnsi="Calibri" w:cs="Calibri"/>
                  <w:color w:val="000000"/>
                  <w:lang w:eastAsia="tr-TR"/>
                </w:rPr>
                <w:delText xml:space="preserve">Geliştirilen sistem </w:delText>
              </w:r>
              <w:r w:rsidRPr="0000070B" w:rsidDel="00865AF6">
                <w:rPr>
                  <w:rFonts w:ascii="Calibri" w:eastAsia="Times New Roman" w:hAnsi="Calibri" w:cs="Calibri"/>
                  <w:color w:val="000000"/>
                  <w:highlight w:val="yellow"/>
                  <w:lang w:eastAsia="tr-TR"/>
                </w:rPr>
                <w:delText>no code</w:delText>
              </w:r>
              <w:r w:rsidRPr="00127DBA" w:rsidDel="00865AF6">
                <w:rPr>
                  <w:rFonts w:ascii="Calibri" w:eastAsia="Times New Roman" w:hAnsi="Calibri" w:cs="Calibri"/>
                  <w:color w:val="000000"/>
                  <w:lang w:eastAsia="tr-TR"/>
                </w:rPr>
                <w:delText xml:space="preserve"> arayüzü gibi basit bir şekilde kişiselleştirilebilir olacaktır. Böylece m</w:delText>
              </w:r>
            </w:del>
            <w:ins w:id="268" w:author="Baris Can Ustundag" w:date="2021-01-13T15:50:00Z">
              <w:r w:rsidR="00865AF6">
                <w:rPr>
                  <w:rFonts w:ascii="Calibri" w:eastAsia="Times New Roman" w:hAnsi="Calibri" w:cs="Calibri"/>
                  <w:color w:val="000000"/>
                  <w:lang w:eastAsia="tr-TR"/>
                </w:rPr>
                <w:t>M</w:t>
              </w:r>
            </w:ins>
            <w:r w:rsidRPr="00127DBA">
              <w:rPr>
                <w:rFonts w:ascii="Calibri" w:eastAsia="Times New Roman" w:hAnsi="Calibri" w:cs="Calibri"/>
                <w:color w:val="000000"/>
                <w:lang w:eastAsia="tr-TR"/>
              </w:rPr>
              <w:t xml:space="preserve">üşteriler kendi ihtiyaçları doğrultusunda sistemden kendi ihtiyaçlarını alabilecek, kendi iş süreçlerine adapte edebilecektir. Bunun sonucunda firmaların </w:t>
            </w:r>
            <w:proofErr w:type="spellStart"/>
            <w:r w:rsidRPr="00127DBA">
              <w:rPr>
                <w:rFonts w:ascii="Calibri" w:eastAsia="Times New Roman" w:hAnsi="Calibri" w:cs="Calibri"/>
                <w:color w:val="000000"/>
                <w:lang w:eastAsia="tr-TR"/>
              </w:rPr>
              <w:t>IoT</w:t>
            </w:r>
            <w:proofErr w:type="spellEnd"/>
            <w:r w:rsidRPr="00127DBA">
              <w:rPr>
                <w:rFonts w:ascii="Calibri" w:eastAsia="Times New Roman" w:hAnsi="Calibri" w:cs="Calibri"/>
                <w:color w:val="000000"/>
                <w:lang w:eastAsia="tr-TR"/>
              </w:rPr>
              <w:t xml:space="preserve"> geçiş süreçleri ve dijitalleşmeleri kolaylaştırılacak ve hızlandırılacaktır. </w:t>
            </w:r>
          </w:p>
          <w:p w14:paraId="272F632D" w14:textId="5FFC70D7" w:rsidR="00753177" w:rsidRPr="00127DBA" w:rsidRDefault="00753177" w:rsidP="00D40F33">
            <w:pPr>
              <w:rPr>
                <w:rFonts w:ascii="Calibri" w:eastAsia="Times New Roman" w:hAnsi="Calibri" w:cs="Calibri"/>
                <w:color w:val="000000"/>
                <w:lang w:eastAsia="tr-TR"/>
              </w:rPr>
            </w:pPr>
          </w:p>
          <w:p w14:paraId="7281CA7C" w14:textId="4CBFE0EF" w:rsidR="00753177" w:rsidRDefault="00753177" w:rsidP="00D40F33">
            <w:pPr>
              <w:rPr>
                <w:rFonts w:ascii="Calibri" w:eastAsia="Times New Roman" w:hAnsi="Calibri" w:cs="Calibri"/>
                <w:color w:val="000000"/>
                <w:lang w:eastAsia="tr-TR"/>
              </w:rPr>
            </w:pPr>
            <w:r w:rsidRPr="00127DBA">
              <w:rPr>
                <w:rFonts w:ascii="Calibri" w:eastAsia="Times New Roman" w:hAnsi="Calibri" w:cs="Calibri"/>
                <w:color w:val="000000"/>
                <w:lang w:eastAsia="tr-TR"/>
              </w:rPr>
              <w:t xml:space="preserve">Bütün sistem </w:t>
            </w:r>
            <w:del w:id="269" w:author="Baris Can Ustundag" w:date="2021-01-13T15:51:00Z">
              <w:r w:rsidRPr="00127DBA" w:rsidDel="00A71B9C">
                <w:rPr>
                  <w:rFonts w:ascii="Calibri" w:eastAsia="Times New Roman" w:hAnsi="Calibri" w:cs="Calibri"/>
                  <w:color w:val="000000"/>
                  <w:lang w:eastAsia="tr-TR"/>
                </w:rPr>
                <w:delText>mikro kontrolcülere</w:delText>
              </w:r>
            </w:del>
            <w:proofErr w:type="spellStart"/>
            <w:ins w:id="270" w:author="Baris Can Ustundag" w:date="2021-01-13T15:51:00Z">
              <w:r w:rsidR="00A71B9C">
                <w:rPr>
                  <w:rFonts w:ascii="Calibri" w:eastAsia="Times New Roman" w:hAnsi="Calibri" w:cs="Calibri"/>
                  <w:color w:val="000000"/>
                  <w:lang w:eastAsia="tr-TR"/>
                </w:rPr>
                <w:t>Inovatink’in</w:t>
              </w:r>
              <w:proofErr w:type="spellEnd"/>
              <w:r w:rsidR="00A71B9C">
                <w:rPr>
                  <w:rFonts w:ascii="Calibri" w:eastAsia="Times New Roman" w:hAnsi="Calibri" w:cs="Calibri"/>
                  <w:color w:val="000000"/>
                  <w:lang w:eastAsia="tr-TR"/>
                </w:rPr>
                <w:t xml:space="preserve"> halihazırda kullandığı </w:t>
              </w:r>
              <w:proofErr w:type="spellStart"/>
              <w:r w:rsidR="00A71B9C">
                <w:rPr>
                  <w:rFonts w:ascii="Calibri" w:eastAsia="Times New Roman" w:hAnsi="Calibri" w:cs="Calibri"/>
                  <w:color w:val="000000"/>
                  <w:lang w:eastAsia="tr-TR"/>
                </w:rPr>
                <w:t>mikrodenetleyici</w:t>
              </w:r>
              <w:proofErr w:type="spellEnd"/>
              <w:r w:rsidR="00A71B9C">
                <w:rPr>
                  <w:rFonts w:ascii="Calibri" w:eastAsia="Times New Roman" w:hAnsi="Calibri" w:cs="Calibri"/>
                  <w:color w:val="000000"/>
                  <w:lang w:eastAsia="tr-TR"/>
                </w:rPr>
                <w:t xml:space="preserve"> yazılım mimarisine </w:t>
              </w:r>
            </w:ins>
            <w:del w:id="271" w:author="Baris Can Ustundag" w:date="2021-01-13T15:51:00Z">
              <w:r w:rsidRPr="00127DBA" w:rsidDel="00A71B9C">
                <w:rPr>
                  <w:rFonts w:ascii="Calibri" w:eastAsia="Times New Roman" w:hAnsi="Calibri" w:cs="Calibri"/>
                  <w:color w:val="000000"/>
                  <w:lang w:eastAsia="tr-TR"/>
                </w:rPr>
                <w:delText xml:space="preserve"> </w:delText>
              </w:r>
            </w:del>
            <w:r w:rsidRPr="00127DBA">
              <w:rPr>
                <w:rFonts w:ascii="Calibri" w:eastAsia="Times New Roman" w:hAnsi="Calibri" w:cs="Calibri"/>
                <w:color w:val="000000"/>
                <w:lang w:eastAsia="tr-TR"/>
              </w:rPr>
              <w:t xml:space="preserve">göre geliştirilecektir. Şu anda sektörde kullanılmakta olan çoğu </w:t>
            </w:r>
            <w:proofErr w:type="spellStart"/>
            <w:r w:rsidRPr="00127DBA">
              <w:rPr>
                <w:rFonts w:ascii="Calibri" w:eastAsia="Times New Roman" w:hAnsi="Calibri" w:cs="Calibri"/>
                <w:color w:val="000000"/>
                <w:lang w:eastAsia="tr-TR"/>
              </w:rPr>
              <w:t>edge</w:t>
            </w:r>
            <w:proofErr w:type="spellEnd"/>
            <w:r w:rsidRPr="00127DBA">
              <w:rPr>
                <w:rFonts w:ascii="Calibri" w:eastAsia="Times New Roman" w:hAnsi="Calibri" w:cs="Calibri"/>
                <w:color w:val="000000"/>
                <w:lang w:eastAsia="tr-TR"/>
              </w:rPr>
              <w:t xml:space="preserve"> </w:t>
            </w:r>
            <w:proofErr w:type="spellStart"/>
            <w:r w:rsidRPr="00127DBA">
              <w:rPr>
                <w:rFonts w:ascii="Calibri" w:eastAsia="Times New Roman" w:hAnsi="Calibri" w:cs="Calibri"/>
                <w:color w:val="000000"/>
                <w:lang w:eastAsia="tr-TR"/>
              </w:rPr>
              <w:t>computing</w:t>
            </w:r>
            <w:proofErr w:type="spellEnd"/>
            <w:r w:rsidRPr="00127DBA">
              <w:rPr>
                <w:rFonts w:ascii="Calibri" w:eastAsia="Times New Roman" w:hAnsi="Calibri" w:cs="Calibri"/>
                <w:color w:val="000000"/>
                <w:lang w:eastAsia="tr-TR"/>
              </w:rPr>
              <w:t xml:space="preserve"> çözümü</w:t>
            </w:r>
            <w:ins w:id="272" w:author="Baris Can Ustundag" w:date="2021-01-13T15:51:00Z">
              <w:r w:rsidR="00A71B9C">
                <w:rPr>
                  <w:rFonts w:ascii="Calibri" w:eastAsia="Times New Roman" w:hAnsi="Calibri" w:cs="Calibri"/>
                  <w:color w:val="000000"/>
                  <w:lang w:eastAsia="tr-TR"/>
                </w:rPr>
                <w:t xml:space="preserve"> ve </w:t>
              </w:r>
            </w:ins>
            <w:ins w:id="273" w:author="Baris Can Ustundag" w:date="2021-01-13T15:52:00Z">
              <w:r w:rsidR="00A71B9C">
                <w:rPr>
                  <w:rFonts w:ascii="Calibri" w:eastAsia="Times New Roman" w:hAnsi="Calibri" w:cs="Calibri"/>
                  <w:color w:val="000000"/>
                  <w:lang w:eastAsia="tr-TR"/>
                </w:rPr>
                <w:t>mimarisi</w:t>
              </w:r>
            </w:ins>
            <w:r w:rsidRPr="00127DBA">
              <w:rPr>
                <w:rFonts w:ascii="Calibri" w:eastAsia="Times New Roman" w:hAnsi="Calibri" w:cs="Calibri"/>
                <w:color w:val="000000"/>
                <w:lang w:eastAsia="tr-TR"/>
              </w:rPr>
              <w:t xml:space="preserve"> mikro</w:t>
            </w:r>
            <w:ins w:id="274" w:author="Baris Can Ustundag" w:date="2021-01-13T15:51:00Z">
              <w:r w:rsidR="00A71B9C">
                <w:rPr>
                  <w:rFonts w:ascii="Calibri" w:eastAsia="Times New Roman" w:hAnsi="Calibri" w:cs="Calibri"/>
                  <w:color w:val="000000"/>
                  <w:lang w:eastAsia="tr-TR"/>
                </w:rPr>
                <w:t xml:space="preserve">işlemciler (mikrobilgisayarlar) </w:t>
              </w:r>
            </w:ins>
            <w:del w:id="275" w:author="Baris Can Ustundag" w:date="2021-01-13T15:51:00Z">
              <w:r w:rsidRPr="00127DBA" w:rsidDel="00A71B9C">
                <w:rPr>
                  <w:rFonts w:ascii="Calibri" w:eastAsia="Times New Roman" w:hAnsi="Calibri" w:cs="Calibri"/>
                  <w:color w:val="000000"/>
                  <w:lang w:eastAsia="tr-TR"/>
                </w:rPr>
                <w:delText xml:space="preserve"> işlemcileri </w:delText>
              </w:r>
            </w:del>
            <w:del w:id="276" w:author="Baris Can Ustundag" w:date="2021-01-13T15:52:00Z">
              <w:r w:rsidRPr="00127DBA" w:rsidDel="00A71B9C">
                <w:rPr>
                  <w:rFonts w:ascii="Calibri" w:eastAsia="Times New Roman" w:hAnsi="Calibri" w:cs="Calibri"/>
                  <w:color w:val="000000"/>
                  <w:lang w:eastAsia="tr-TR"/>
                </w:rPr>
                <w:delText>baz</w:delText>
              </w:r>
            </w:del>
            <w:ins w:id="277" w:author="Baris Can Ustundag" w:date="2021-01-13T15:52:00Z">
              <w:r w:rsidR="00A71B9C">
                <w:rPr>
                  <w:rFonts w:ascii="Calibri" w:eastAsia="Times New Roman" w:hAnsi="Calibri" w:cs="Calibri"/>
                  <w:color w:val="000000"/>
                  <w:lang w:eastAsia="tr-TR"/>
                </w:rPr>
                <w:t>için geliştirilmiştir</w:t>
              </w:r>
            </w:ins>
            <w:del w:id="278" w:author="Baris Can Ustundag" w:date="2021-01-13T15:52:00Z">
              <w:r w:rsidRPr="00127DBA" w:rsidDel="00A71B9C">
                <w:rPr>
                  <w:rFonts w:ascii="Calibri" w:eastAsia="Times New Roman" w:hAnsi="Calibri" w:cs="Calibri"/>
                  <w:color w:val="000000"/>
                  <w:lang w:eastAsia="tr-TR"/>
                </w:rPr>
                <w:delText xml:space="preserve"> almaktadır</w:delText>
              </w:r>
            </w:del>
            <w:r w:rsidRPr="00127DBA">
              <w:rPr>
                <w:rFonts w:ascii="Calibri" w:eastAsia="Times New Roman" w:hAnsi="Calibri" w:cs="Calibri"/>
                <w:color w:val="000000"/>
                <w:lang w:eastAsia="tr-TR"/>
              </w:rPr>
              <w:t xml:space="preserve">. Bunun sonucu olarak kullanıcılar servis sağlayıcılarına bağımlı olmak durumunda kalmaktadır. Sistemin mikro işlemcilere yönelik, özelleştirilebilir ve belli fonksiyonlara göre tasarlanmış olması ile hem firmamıza hem de müşterilere esneklik sağlanacaktır. </w:t>
            </w:r>
          </w:p>
          <w:p w14:paraId="656B6F65" w14:textId="6DA74403" w:rsidR="00753177" w:rsidRDefault="00753177" w:rsidP="00D40F33">
            <w:pPr>
              <w:rPr>
                <w:rFonts w:ascii="Calibri" w:eastAsia="Times New Roman" w:hAnsi="Calibri" w:cs="Calibri"/>
                <w:color w:val="000000"/>
                <w:lang w:eastAsia="tr-TR"/>
              </w:rPr>
            </w:pPr>
          </w:p>
          <w:p w14:paraId="44E92738" w14:textId="1AC53E6A" w:rsidR="00753177" w:rsidRDefault="00753177" w:rsidP="00D40F33">
            <w:pPr>
              <w:rPr>
                <w:rFonts w:ascii="Calibri" w:eastAsia="Times New Roman" w:hAnsi="Calibri" w:cs="Calibri"/>
                <w:color w:val="000000"/>
                <w:lang w:eastAsia="tr-TR"/>
              </w:rPr>
            </w:pPr>
            <w:r w:rsidRPr="009E423E">
              <w:rPr>
                <w:rFonts w:ascii="Calibri" w:eastAsia="Times New Roman" w:hAnsi="Calibri" w:cs="Calibri"/>
                <w:color w:val="000000"/>
                <w:highlight w:val="yellow"/>
                <w:lang w:eastAsia="tr-TR"/>
              </w:rPr>
              <w:t>Aşağıdaki İş Planını Geliştirmeliyiz</w:t>
            </w:r>
          </w:p>
          <w:p w14:paraId="19AF1AE3" w14:textId="77777777" w:rsidR="00753177" w:rsidRDefault="00753177" w:rsidP="00D40F33">
            <w:pPr>
              <w:rPr>
                <w:rFonts w:ascii="Calibri" w:eastAsia="Times New Roman" w:hAnsi="Calibri" w:cs="Calibri"/>
                <w:color w:val="000000"/>
                <w:lang w:eastAsia="tr-TR"/>
              </w:rPr>
            </w:pPr>
          </w:p>
          <w:p w14:paraId="22ECB0DD" w14:textId="77777777" w:rsidR="00753177" w:rsidRPr="0026368E" w:rsidRDefault="00753177" w:rsidP="00800DEF">
            <w:pPr>
              <w:rPr>
                <w:rFonts w:ascii="Calibri" w:eastAsia="Times New Roman" w:hAnsi="Calibri" w:cs="Calibri"/>
                <w:color w:val="000000"/>
                <w:highlight w:val="yellow"/>
                <w:lang w:eastAsia="tr-TR"/>
              </w:rPr>
            </w:pPr>
            <w:r w:rsidRPr="0026368E">
              <w:rPr>
                <w:rFonts w:ascii="Calibri" w:eastAsia="Times New Roman" w:hAnsi="Calibri" w:cs="Calibri"/>
                <w:color w:val="000000"/>
                <w:highlight w:val="yellow"/>
                <w:lang w:eastAsia="tr-TR"/>
              </w:rPr>
              <w:t>1. Kavram Geliştirme</w:t>
            </w:r>
          </w:p>
          <w:p w14:paraId="6D49E640" w14:textId="77777777" w:rsidR="00753177" w:rsidRPr="0026368E" w:rsidRDefault="00753177" w:rsidP="00800DEF">
            <w:pPr>
              <w:rPr>
                <w:rFonts w:ascii="Calibri" w:eastAsia="Times New Roman" w:hAnsi="Calibri" w:cs="Calibri"/>
                <w:color w:val="000000"/>
                <w:highlight w:val="yellow"/>
                <w:lang w:eastAsia="tr-TR"/>
              </w:rPr>
            </w:pPr>
            <w:r w:rsidRPr="0026368E">
              <w:rPr>
                <w:rFonts w:ascii="Calibri" w:eastAsia="Times New Roman" w:hAnsi="Calibri" w:cs="Calibri"/>
                <w:color w:val="000000"/>
                <w:highlight w:val="yellow"/>
                <w:lang w:eastAsia="tr-TR"/>
              </w:rPr>
              <w:t>1.1 Literatür Araştırması</w:t>
            </w:r>
          </w:p>
          <w:p w14:paraId="47130888" w14:textId="77777777" w:rsidR="00753177" w:rsidRPr="0026368E" w:rsidRDefault="00753177" w:rsidP="00800DEF">
            <w:pPr>
              <w:rPr>
                <w:rFonts w:ascii="Calibri" w:eastAsia="Times New Roman" w:hAnsi="Calibri" w:cs="Calibri"/>
                <w:color w:val="000000"/>
                <w:highlight w:val="yellow"/>
                <w:lang w:eastAsia="tr-TR"/>
              </w:rPr>
            </w:pPr>
            <w:r w:rsidRPr="0026368E">
              <w:rPr>
                <w:rFonts w:ascii="Calibri" w:eastAsia="Times New Roman" w:hAnsi="Calibri" w:cs="Calibri"/>
                <w:color w:val="000000"/>
                <w:highlight w:val="yellow"/>
                <w:lang w:eastAsia="tr-TR"/>
              </w:rPr>
              <w:t>1.2 Teknik/Teknolojik Durum Araştırması</w:t>
            </w:r>
          </w:p>
          <w:p w14:paraId="403B16CF" w14:textId="77777777" w:rsidR="00753177" w:rsidRPr="0026368E" w:rsidRDefault="00753177" w:rsidP="00800DEF">
            <w:pPr>
              <w:rPr>
                <w:rFonts w:ascii="Calibri" w:eastAsia="Times New Roman" w:hAnsi="Calibri" w:cs="Calibri"/>
                <w:color w:val="000000"/>
                <w:highlight w:val="yellow"/>
                <w:lang w:eastAsia="tr-TR"/>
              </w:rPr>
            </w:pPr>
            <w:r w:rsidRPr="0026368E">
              <w:rPr>
                <w:rFonts w:ascii="Calibri" w:eastAsia="Times New Roman" w:hAnsi="Calibri" w:cs="Calibri"/>
                <w:color w:val="000000"/>
                <w:highlight w:val="yellow"/>
                <w:lang w:eastAsia="tr-TR"/>
              </w:rPr>
              <w:t>1.3 Muadil Ürünlerin ve Pazarın Araştırılması</w:t>
            </w:r>
          </w:p>
          <w:p w14:paraId="35E6CF07" w14:textId="77777777" w:rsidR="00753177" w:rsidRPr="0026368E" w:rsidRDefault="00753177" w:rsidP="00800DEF">
            <w:pPr>
              <w:rPr>
                <w:rFonts w:ascii="Calibri" w:eastAsia="Times New Roman" w:hAnsi="Calibri" w:cs="Calibri"/>
                <w:color w:val="000000"/>
                <w:highlight w:val="yellow"/>
                <w:lang w:eastAsia="tr-TR"/>
              </w:rPr>
            </w:pPr>
            <w:r w:rsidRPr="0026368E">
              <w:rPr>
                <w:rFonts w:ascii="Calibri" w:eastAsia="Times New Roman" w:hAnsi="Calibri" w:cs="Calibri"/>
                <w:color w:val="000000"/>
                <w:highlight w:val="yellow"/>
                <w:lang w:eastAsia="tr-TR"/>
              </w:rPr>
              <w:t>1.4 İş Akışlarının Planlanması</w:t>
            </w:r>
          </w:p>
          <w:p w14:paraId="72A1127C" w14:textId="77777777" w:rsidR="00753177" w:rsidRPr="0026368E" w:rsidRDefault="00753177" w:rsidP="00800DEF">
            <w:pPr>
              <w:rPr>
                <w:rFonts w:ascii="Calibri" w:eastAsia="Times New Roman" w:hAnsi="Calibri" w:cs="Calibri"/>
                <w:color w:val="000000"/>
                <w:highlight w:val="yellow"/>
                <w:lang w:eastAsia="tr-TR"/>
              </w:rPr>
            </w:pPr>
            <w:r w:rsidRPr="0026368E">
              <w:rPr>
                <w:rFonts w:ascii="Calibri" w:eastAsia="Times New Roman" w:hAnsi="Calibri" w:cs="Calibri"/>
                <w:color w:val="000000"/>
                <w:highlight w:val="yellow"/>
                <w:lang w:eastAsia="tr-TR"/>
              </w:rPr>
              <w:t>1.5 Kullanım Alanlarının Belirlenmesi</w:t>
            </w:r>
          </w:p>
          <w:p w14:paraId="284F222C" w14:textId="77777777" w:rsidR="00753177" w:rsidRPr="0026368E" w:rsidRDefault="00753177" w:rsidP="00800DEF">
            <w:pPr>
              <w:rPr>
                <w:rFonts w:ascii="Calibri" w:eastAsia="Times New Roman" w:hAnsi="Calibri" w:cs="Calibri"/>
                <w:color w:val="000000"/>
                <w:highlight w:val="yellow"/>
                <w:lang w:eastAsia="tr-TR"/>
              </w:rPr>
            </w:pPr>
            <w:r w:rsidRPr="0026368E">
              <w:rPr>
                <w:rFonts w:ascii="Calibri" w:eastAsia="Times New Roman" w:hAnsi="Calibri" w:cs="Calibri"/>
                <w:color w:val="000000"/>
                <w:highlight w:val="yellow"/>
                <w:lang w:eastAsia="tr-TR"/>
              </w:rPr>
              <w:t>1.6 Altyapının Geliştirilmesi</w:t>
            </w:r>
          </w:p>
          <w:p w14:paraId="7EDEC706" w14:textId="77777777" w:rsidR="00753177" w:rsidRPr="0026368E" w:rsidRDefault="00753177" w:rsidP="00800DEF">
            <w:pPr>
              <w:rPr>
                <w:rFonts w:ascii="Calibri" w:eastAsia="Times New Roman" w:hAnsi="Calibri" w:cs="Calibri"/>
                <w:color w:val="000000"/>
                <w:highlight w:val="yellow"/>
                <w:lang w:eastAsia="tr-TR"/>
              </w:rPr>
            </w:pPr>
            <w:r w:rsidRPr="0026368E">
              <w:rPr>
                <w:rFonts w:ascii="Calibri" w:eastAsia="Times New Roman" w:hAnsi="Calibri" w:cs="Calibri"/>
                <w:color w:val="000000"/>
                <w:highlight w:val="yellow"/>
                <w:lang w:eastAsia="tr-TR"/>
              </w:rPr>
              <w:t>1.7 Kavramsal Tasarım</w:t>
            </w:r>
          </w:p>
          <w:p w14:paraId="4386379A" w14:textId="77777777" w:rsidR="00753177" w:rsidRPr="0026368E" w:rsidRDefault="00753177" w:rsidP="00800DEF">
            <w:pPr>
              <w:rPr>
                <w:rFonts w:ascii="Calibri" w:eastAsia="Times New Roman" w:hAnsi="Calibri" w:cs="Calibri"/>
                <w:color w:val="000000"/>
                <w:highlight w:val="yellow"/>
                <w:lang w:eastAsia="tr-TR"/>
              </w:rPr>
            </w:pPr>
          </w:p>
          <w:p w14:paraId="0F0FE3B1" w14:textId="77777777" w:rsidR="00753177" w:rsidRPr="0026368E" w:rsidRDefault="00753177" w:rsidP="00800DEF">
            <w:pPr>
              <w:rPr>
                <w:rFonts w:ascii="Calibri" w:eastAsia="Times New Roman" w:hAnsi="Calibri" w:cs="Calibri"/>
                <w:color w:val="000000"/>
                <w:highlight w:val="yellow"/>
                <w:lang w:eastAsia="tr-TR"/>
              </w:rPr>
            </w:pPr>
            <w:r w:rsidRPr="0026368E">
              <w:rPr>
                <w:rFonts w:ascii="Calibri" w:eastAsia="Times New Roman" w:hAnsi="Calibri" w:cs="Calibri"/>
                <w:color w:val="000000"/>
                <w:highlight w:val="yellow"/>
                <w:lang w:eastAsia="tr-TR"/>
              </w:rPr>
              <w:t xml:space="preserve">2. </w:t>
            </w:r>
            <w:proofErr w:type="spellStart"/>
            <w:r w:rsidRPr="0026368E">
              <w:rPr>
                <w:rFonts w:ascii="Calibri" w:eastAsia="Times New Roman" w:hAnsi="Calibri" w:cs="Calibri"/>
                <w:color w:val="000000"/>
                <w:highlight w:val="yellow"/>
                <w:lang w:eastAsia="tr-TR"/>
              </w:rPr>
              <w:t>Edge</w:t>
            </w:r>
            <w:proofErr w:type="spellEnd"/>
            <w:r w:rsidRPr="0026368E">
              <w:rPr>
                <w:rFonts w:ascii="Calibri" w:eastAsia="Times New Roman" w:hAnsi="Calibri" w:cs="Calibri"/>
                <w:color w:val="000000"/>
                <w:highlight w:val="yellow"/>
                <w:lang w:eastAsia="tr-TR"/>
              </w:rPr>
              <w:t xml:space="preserve"> Computing Uygulama Geliştirmesi</w:t>
            </w:r>
          </w:p>
          <w:p w14:paraId="6F9EC17C" w14:textId="77777777" w:rsidR="00753177" w:rsidRPr="0026368E" w:rsidRDefault="00753177" w:rsidP="00800DEF">
            <w:pPr>
              <w:rPr>
                <w:rFonts w:ascii="Calibri" w:eastAsia="Times New Roman" w:hAnsi="Calibri" w:cs="Calibri"/>
                <w:color w:val="000000"/>
                <w:highlight w:val="yellow"/>
                <w:lang w:eastAsia="tr-TR"/>
              </w:rPr>
            </w:pPr>
            <w:r w:rsidRPr="0026368E">
              <w:rPr>
                <w:rFonts w:ascii="Calibri" w:eastAsia="Times New Roman" w:hAnsi="Calibri" w:cs="Calibri"/>
                <w:color w:val="000000"/>
                <w:highlight w:val="yellow"/>
                <w:lang w:eastAsia="tr-TR"/>
              </w:rPr>
              <w:t xml:space="preserve">2.1 Kullanılacak Altyapı ve </w:t>
            </w:r>
            <w:proofErr w:type="spellStart"/>
            <w:r w:rsidRPr="0026368E">
              <w:rPr>
                <w:rFonts w:ascii="Calibri" w:eastAsia="Times New Roman" w:hAnsi="Calibri" w:cs="Calibri"/>
                <w:color w:val="000000"/>
                <w:highlight w:val="yellow"/>
                <w:lang w:eastAsia="tr-TR"/>
              </w:rPr>
              <w:t>Arayüzlerin</w:t>
            </w:r>
            <w:proofErr w:type="spellEnd"/>
            <w:r w:rsidRPr="0026368E">
              <w:rPr>
                <w:rFonts w:ascii="Calibri" w:eastAsia="Times New Roman" w:hAnsi="Calibri" w:cs="Calibri"/>
                <w:color w:val="000000"/>
                <w:highlight w:val="yellow"/>
                <w:lang w:eastAsia="tr-TR"/>
              </w:rPr>
              <w:t xml:space="preserve"> Belirlenmesi</w:t>
            </w:r>
          </w:p>
          <w:p w14:paraId="38719720" w14:textId="77777777" w:rsidR="00753177" w:rsidRPr="0026368E" w:rsidRDefault="00753177" w:rsidP="00800DEF">
            <w:pPr>
              <w:rPr>
                <w:rFonts w:ascii="Calibri" w:eastAsia="Times New Roman" w:hAnsi="Calibri" w:cs="Calibri"/>
                <w:color w:val="000000"/>
                <w:highlight w:val="yellow"/>
                <w:lang w:eastAsia="tr-TR"/>
              </w:rPr>
            </w:pPr>
            <w:r w:rsidRPr="0026368E">
              <w:rPr>
                <w:rFonts w:ascii="Calibri" w:eastAsia="Times New Roman" w:hAnsi="Calibri" w:cs="Calibri"/>
                <w:color w:val="000000"/>
                <w:highlight w:val="yellow"/>
                <w:lang w:eastAsia="tr-TR"/>
              </w:rPr>
              <w:t>2.2 Durum Makinelerinin Geliştirilmesi</w:t>
            </w:r>
          </w:p>
          <w:p w14:paraId="78BF81CF" w14:textId="77777777" w:rsidR="00753177" w:rsidRPr="0026368E" w:rsidRDefault="00753177" w:rsidP="00800DEF">
            <w:pPr>
              <w:rPr>
                <w:rFonts w:ascii="Calibri" w:eastAsia="Times New Roman" w:hAnsi="Calibri" w:cs="Calibri"/>
                <w:color w:val="000000"/>
                <w:highlight w:val="yellow"/>
                <w:lang w:eastAsia="tr-TR"/>
              </w:rPr>
            </w:pPr>
            <w:r w:rsidRPr="0026368E">
              <w:rPr>
                <w:rFonts w:ascii="Calibri" w:eastAsia="Times New Roman" w:hAnsi="Calibri" w:cs="Calibri"/>
                <w:color w:val="000000"/>
                <w:highlight w:val="yellow"/>
                <w:lang w:eastAsia="tr-TR"/>
              </w:rPr>
              <w:t xml:space="preserve">2.3 </w:t>
            </w:r>
            <w:proofErr w:type="spellStart"/>
            <w:r w:rsidRPr="0026368E">
              <w:rPr>
                <w:rFonts w:ascii="Calibri" w:eastAsia="Times New Roman" w:hAnsi="Calibri" w:cs="Calibri"/>
                <w:color w:val="000000"/>
                <w:highlight w:val="yellow"/>
                <w:lang w:eastAsia="tr-TR"/>
              </w:rPr>
              <w:t>Node</w:t>
            </w:r>
            <w:proofErr w:type="spellEnd"/>
            <w:r w:rsidRPr="0026368E">
              <w:rPr>
                <w:rFonts w:ascii="Calibri" w:eastAsia="Times New Roman" w:hAnsi="Calibri" w:cs="Calibri"/>
                <w:color w:val="000000"/>
                <w:highlight w:val="yellow"/>
                <w:lang w:eastAsia="tr-TR"/>
              </w:rPr>
              <w:t xml:space="preserve"> </w:t>
            </w:r>
            <w:proofErr w:type="spellStart"/>
            <w:r w:rsidRPr="0026368E">
              <w:rPr>
                <w:rFonts w:ascii="Calibri" w:eastAsia="Times New Roman" w:hAnsi="Calibri" w:cs="Calibri"/>
                <w:color w:val="000000"/>
                <w:highlight w:val="yellow"/>
                <w:lang w:eastAsia="tr-TR"/>
              </w:rPr>
              <w:t>Red</w:t>
            </w:r>
            <w:proofErr w:type="spellEnd"/>
            <w:r w:rsidRPr="0026368E">
              <w:rPr>
                <w:rFonts w:ascii="Calibri" w:eastAsia="Times New Roman" w:hAnsi="Calibri" w:cs="Calibri"/>
                <w:color w:val="000000"/>
                <w:highlight w:val="yellow"/>
                <w:lang w:eastAsia="tr-TR"/>
              </w:rPr>
              <w:t xml:space="preserve"> Yapısının Geliştirilmesi</w:t>
            </w:r>
          </w:p>
          <w:p w14:paraId="65E3E493" w14:textId="77777777" w:rsidR="00753177" w:rsidRPr="0026368E" w:rsidRDefault="00753177" w:rsidP="00800DEF">
            <w:pPr>
              <w:rPr>
                <w:rFonts w:ascii="Calibri" w:eastAsia="Times New Roman" w:hAnsi="Calibri" w:cs="Calibri"/>
                <w:color w:val="000000"/>
                <w:highlight w:val="yellow"/>
                <w:lang w:eastAsia="tr-TR"/>
              </w:rPr>
            </w:pPr>
            <w:r w:rsidRPr="0026368E">
              <w:rPr>
                <w:rFonts w:ascii="Calibri" w:eastAsia="Times New Roman" w:hAnsi="Calibri" w:cs="Calibri"/>
                <w:color w:val="000000"/>
                <w:highlight w:val="yellow"/>
                <w:lang w:eastAsia="tr-TR"/>
              </w:rPr>
              <w:t>2.4 Runtime Application Geliştirilmesi</w:t>
            </w:r>
          </w:p>
          <w:p w14:paraId="72C4B756" w14:textId="77777777" w:rsidR="00753177" w:rsidRPr="0026368E" w:rsidRDefault="00753177" w:rsidP="00800DEF">
            <w:pPr>
              <w:rPr>
                <w:rFonts w:ascii="Calibri" w:eastAsia="Times New Roman" w:hAnsi="Calibri" w:cs="Calibri"/>
                <w:color w:val="000000"/>
                <w:highlight w:val="yellow"/>
                <w:lang w:eastAsia="tr-TR"/>
              </w:rPr>
            </w:pPr>
            <w:r w:rsidRPr="0026368E">
              <w:rPr>
                <w:rFonts w:ascii="Calibri" w:eastAsia="Times New Roman" w:hAnsi="Calibri" w:cs="Calibri"/>
                <w:color w:val="000000"/>
                <w:highlight w:val="yellow"/>
                <w:lang w:eastAsia="tr-TR"/>
              </w:rPr>
              <w:t>2.5 Uygulama Üzerinde Kullanılacak Olan Tahmin Modellerinin Geliştirilmesi</w:t>
            </w:r>
          </w:p>
          <w:p w14:paraId="7FBA5992" w14:textId="77777777" w:rsidR="00753177" w:rsidRPr="0026368E" w:rsidRDefault="00753177" w:rsidP="00800DEF">
            <w:pPr>
              <w:rPr>
                <w:rFonts w:ascii="Calibri" w:eastAsia="Times New Roman" w:hAnsi="Calibri" w:cs="Calibri"/>
                <w:color w:val="000000"/>
                <w:highlight w:val="yellow"/>
                <w:lang w:eastAsia="tr-TR"/>
              </w:rPr>
            </w:pPr>
            <w:r w:rsidRPr="0026368E">
              <w:rPr>
                <w:rFonts w:ascii="Calibri" w:eastAsia="Times New Roman" w:hAnsi="Calibri" w:cs="Calibri"/>
                <w:color w:val="000000"/>
                <w:highlight w:val="yellow"/>
                <w:lang w:eastAsia="tr-TR"/>
              </w:rPr>
              <w:t>2.6 İstatiksel, Mantıksal Metotların Belirlenmesi</w:t>
            </w:r>
          </w:p>
          <w:p w14:paraId="2B0B35A5" w14:textId="77777777" w:rsidR="00753177" w:rsidRPr="0026368E" w:rsidRDefault="00753177" w:rsidP="00800DEF">
            <w:pPr>
              <w:rPr>
                <w:rFonts w:ascii="Calibri" w:eastAsia="Times New Roman" w:hAnsi="Calibri" w:cs="Calibri"/>
                <w:color w:val="000000"/>
                <w:highlight w:val="yellow"/>
                <w:lang w:eastAsia="tr-TR"/>
              </w:rPr>
            </w:pPr>
            <w:r w:rsidRPr="0026368E">
              <w:rPr>
                <w:rFonts w:ascii="Calibri" w:eastAsia="Times New Roman" w:hAnsi="Calibri" w:cs="Calibri"/>
                <w:color w:val="000000"/>
                <w:highlight w:val="yellow"/>
                <w:lang w:eastAsia="tr-TR"/>
              </w:rPr>
              <w:t>2.7 Cihazlar Arasındaki Haberleşme Yapısının Geliştirilmesi</w:t>
            </w:r>
          </w:p>
          <w:p w14:paraId="6815BB4D" w14:textId="77777777" w:rsidR="00753177" w:rsidRPr="0026368E" w:rsidRDefault="00753177" w:rsidP="00800DEF">
            <w:pPr>
              <w:rPr>
                <w:rFonts w:ascii="Calibri" w:eastAsia="Times New Roman" w:hAnsi="Calibri" w:cs="Calibri"/>
                <w:color w:val="000000"/>
                <w:highlight w:val="yellow"/>
                <w:lang w:eastAsia="tr-TR"/>
              </w:rPr>
            </w:pPr>
            <w:r w:rsidRPr="0026368E">
              <w:rPr>
                <w:rFonts w:ascii="Calibri" w:eastAsia="Times New Roman" w:hAnsi="Calibri" w:cs="Calibri"/>
                <w:color w:val="000000"/>
                <w:highlight w:val="yellow"/>
                <w:lang w:eastAsia="tr-TR"/>
              </w:rPr>
              <w:t xml:space="preserve">2.8 No </w:t>
            </w:r>
            <w:proofErr w:type="spellStart"/>
            <w:r w:rsidRPr="0026368E">
              <w:rPr>
                <w:rFonts w:ascii="Calibri" w:eastAsia="Times New Roman" w:hAnsi="Calibri" w:cs="Calibri"/>
                <w:color w:val="000000"/>
                <w:highlight w:val="yellow"/>
                <w:lang w:eastAsia="tr-TR"/>
              </w:rPr>
              <w:t>Code</w:t>
            </w:r>
            <w:proofErr w:type="spellEnd"/>
            <w:r w:rsidRPr="0026368E">
              <w:rPr>
                <w:rFonts w:ascii="Calibri" w:eastAsia="Times New Roman" w:hAnsi="Calibri" w:cs="Calibri"/>
                <w:color w:val="000000"/>
                <w:highlight w:val="yellow"/>
                <w:lang w:eastAsia="tr-TR"/>
              </w:rPr>
              <w:t xml:space="preserve"> Yapısının Oluşturulması</w:t>
            </w:r>
          </w:p>
          <w:p w14:paraId="24BF7A4D" w14:textId="77777777" w:rsidR="00753177" w:rsidRPr="0026368E" w:rsidRDefault="00753177" w:rsidP="00800DEF">
            <w:pPr>
              <w:rPr>
                <w:rFonts w:ascii="Calibri" w:eastAsia="Times New Roman" w:hAnsi="Calibri" w:cs="Calibri"/>
                <w:color w:val="000000"/>
                <w:highlight w:val="yellow"/>
                <w:lang w:eastAsia="tr-TR"/>
              </w:rPr>
            </w:pPr>
          </w:p>
          <w:p w14:paraId="60C3A314" w14:textId="77777777" w:rsidR="00753177" w:rsidRPr="0026368E" w:rsidRDefault="00753177" w:rsidP="00800DEF">
            <w:pPr>
              <w:rPr>
                <w:rFonts w:ascii="Calibri" w:eastAsia="Times New Roman" w:hAnsi="Calibri" w:cs="Calibri"/>
                <w:color w:val="000000"/>
                <w:highlight w:val="yellow"/>
                <w:lang w:eastAsia="tr-TR"/>
              </w:rPr>
            </w:pPr>
            <w:r w:rsidRPr="0026368E">
              <w:rPr>
                <w:rFonts w:ascii="Calibri" w:eastAsia="Times New Roman" w:hAnsi="Calibri" w:cs="Calibri"/>
                <w:color w:val="000000"/>
                <w:highlight w:val="yellow"/>
                <w:lang w:eastAsia="tr-TR"/>
              </w:rPr>
              <w:t>3. Prototip Geliştirme ve Pilot Uygulamalara Entegrasyon</w:t>
            </w:r>
          </w:p>
          <w:p w14:paraId="4C541E91" w14:textId="77777777" w:rsidR="00753177" w:rsidRPr="0026368E" w:rsidRDefault="00753177" w:rsidP="00800DEF">
            <w:pPr>
              <w:rPr>
                <w:rFonts w:ascii="Calibri" w:eastAsia="Times New Roman" w:hAnsi="Calibri" w:cs="Calibri"/>
                <w:color w:val="000000"/>
                <w:highlight w:val="yellow"/>
                <w:lang w:eastAsia="tr-TR"/>
              </w:rPr>
            </w:pPr>
            <w:r w:rsidRPr="0026368E">
              <w:rPr>
                <w:rFonts w:ascii="Calibri" w:eastAsia="Times New Roman" w:hAnsi="Calibri" w:cs="Calibri"/>
                <w:color w:val="000000"/>
                <w:highlight w:val="yellow"/>
                <w:lang w:eastAsia="tr-TR"/>
              </w:rPr>
              <w:t xml:space="preserve">3.1 Geliştirilmiş </w:t>
            </w:r>
            <w:proofErr w:type="spellStart"/>
            <w:r w:rsidRPr="0026368E">
              <w:rPr>
                <w:rFonts w:ascii="Calibri" w:eastAsia="Times New Roman" w:hAnsi="Calibri" w:cs="Calibri"/>
                <w:color w:val="000000"/>
                <w:highlight w:val="yellow"/>
                <w:lang w:eastAsia="tr-TR"/>
              </w:rPr>
              <w:t>Edge</w:t>
            </w:r>
            <w:proofErr w:type="spellEnd"/>
            <w:r w:rsidRPr="0026368E">
              <w:rPr>
                <w:rFonts w:ascii="Calibri" w:eastAsia="Times New Roman" w:hAnsi="Calibri" w:cs="Calibri"/>
                <w:color w:val="000000"/>
                <w:highlight w:val="yellow"/>
                <w:lang w:eastAsia="tr-TR"/>
              </w:rPr>
              <w:t xml:space="preserve"> Computing Yapısının Farklı Uygulamalara Entegrasyonu</w:t>
            </w:r>
          </w:p>
          <w:p w14:paraId="52257485" w14:textId="77777777" w:rsidR="00753177" w:rsidRPr="0026368E" w:rsidRDefault="00753177" w:rsidP="00800DEF">
            <w:pPr>
              <w:rPr>
                <w:rFonts w:ascii="Calibri" w:eastAsia="Times New Roman" w:hAnsi="Calibri" w:cs="Calibri"/>
                <w:color w:val="000000"/>
                <w:highlight w:val="yellow"/>
                <w:lang w:eastAsia="tr-TR"/>
              </w:rPr>
            </w:pPr>
            <w:r w:rsidRPr="0026368E">
              <w:rPr>
                <w:rFonts w:ascii="Calibri" w:eastAsia="Times New Roman" w:hAnsi="Calibri" w:cs="Calibri"/>
                <w:color w:val="000000"/>
                <w:highlight w:val="yellow"/>
                <w:lang w:eastAsia="tr-TR"/>
              </w:rPr>
              <w:t>3.2 Pilot Uygulamalara Özel Entegrasyon</w:t>
            </w:r>
          </w:p>
          <w:p w14:paraId="01F3F5FA" w14:textId="77777777" w:rsidR="00753177" w:rsidRPr="0026368E" w:rsidRDefault="00753177" w:rsidP="00800DEF">
            <w:pPr>
              <w:rPr>
                <w:rFonts w:ascii="Calibri" w:eastAsia="Times New Roman" w:hAnsi="Calibri" w:cs="Calibri"/>
                <w:color w:val="000000"/>
                <w:highlight w:val="yellow"/>
                <w:lang w:eastAsia="tr-TR"/>
              </w:rPr>
            </w:pPr>
            <w:r w:rsidRPr="0026368E">
              <w:rPr>
                <w:rFonts w:ascii="Calibri" w:eastAsia="Times New Roman" w:hAnsi="Calibri" w:cs="Calibri"/>
                <w:color w:val="000000"/>
                <w:highlight w:val="yellow"/>
                <w:lang w:eastAsia="tr-TR"/>
              </w:rPr>
              <w:t>3.3 Birim Testler</w:t>
            </w:r>
          </w:p>
          <w:p w14:paraId="07301B44" w14:textId="77777777" w:rsidR="00753177" w:rsidRPr="0026368E" w:rsidRDefault="00753177" w:rsidP="00800DEF">
            <w:pPr>
              <w:rPr>
                <w:rFonts w:ascii="Calibri" w:eastAsia="Times New Roman" w:hAnsi="Calibri" w:cs="Calibri"/>
                <w:color w:val="000000"/>
                <w:highlight w:val="yellow"/>
                <w:lang w:eastAsia="tr-TR"/>
              </w:rPr>
            </w:pPr>
          </w:p>
          <w:p w14:paraId="5B92AFF5" w14:textId="77777777" w:rsidR="00753177" w:rsidRPr="0026368E" w:rsidRDefault="00753177" w:rsidP="00800DEF">
            <w:pPr>
              <w:rPr>
                <w:rFonts w:ascii="Calibri" w:eastAsia="Times New Roman" w:hAnsi="Calibri" w:cs="Calibri"/>
                <w:color w:val="000000"/>
                <w:highlight w:val="yellow"/>
                <w:lang w:eastAsia="tr-TR"/>
              </w:rPr>
            </w:pPr>
            <w:r w:rsidRPr="0026368E">
              <w:rPr>
                <w:rFonts w:ascii="Calibri" w:eastAsia="Times New Roman" w:hAnsi="Calibri" w:cs="Calibri"/>
                <w:color w:val="000000"/>
                <w:highlight w:val="yellow"/>
                <w:lang w:eastAsia="tr-TR"/>
              </w:rPr>
              <w:t>4. Uygulama Testleri</w:t>
            </w:r>
          </w:p>
          <w:p w14:paraId="257539F0" w14:textId="77777777" w:rsidR="00753177" w:rsidRPr="0026368E" w:rsidRDefault="00753177" w:rsidP="00800DEF">
            <w:pPr>
              <w:rPr>
                <w:rFonts w:ascii="Calibri" w:eastAsia="Times New Roman" w:hAnsi="Calibri" w:cs="Calibri"/>
                <w:color w:val="000000"/>
                <w:highlight w:val="yellow"/>
                <w:lang w:eastAsia="tr-TR"/>
              </w:rPr>
            </w:pPr>
            <w:r w:rsidRPr="0026368E">
              <w:rPr>
                <w:rFonts w:ascii="Calibri" w:eastAsia="Times New Roman" w:hAnsi="Calibri" w:cs="Calibri"/>
                <w:color w:val="000000"/>
                <w:highlight w:val="yellow"/>
                <w:lang w:eastAsia="tr-TR"/>
              </w:rPr>
              <w:t>4.1 Sistem Performans Testleri</w:t>
            </w:r>
          </w:p>
          <w:p w14:paraId="1D3C84FB" w14:textId="77777777" w:rsidR="00753177" w:rsidRPr="0026368E" w:rsidRDefault="00753177" w:rsidP="00800DEF">
            <w:pPr>
              <w:rPr>
                <w:rFonts w:ascii="Calibri" w:eastAsia="Times New Roman" w:hAnsi="Calibri" w:cs="Calibri"/>
                <w:color w:val="000000"/>
                <w:highlight w:val="yellow"/>
                <w:lang w:eastAsia="tr-TR"/>
              </w:rPr>
            </w:pPr>
            <w:r w:rsidRPr="0026368E">
              <w:rPr>
                <w:rFonts w:ascii="Calibri" w:eastAsia="Times New Roman" w:hAnsi="Calibri" w:cs="Calibri"/>
                <w:color w:val="000000"/>
                <w:highlight w:val="yellow"/>
                <w:lang w:eastAsia="tr-TR"/>
              </w:rPr>
              <w:t>4.1 Hata Ayıklama</w:t>
            </w:r>
          </w:p>
          <w:p w14:paraId="79421014" w14:textId="2F3537E7" w:rsidR="00753177" w:rsidRPr="001375E0" w:rsidRDefault="00753177" w:rsidP="00D40F33">
            <w:pPr>
              <w:rPr>
                <w:rFonts w:ascii="Calibri" w:eastAsia="Times New Roman" w:hAnsi="Calibri" w:cs="Calibri"/>
                <w:color w:val="000000"/>
                <w:lang w:eastAsia="tr-TR"/>
              </w:rPr>
            </w:pPr>
            <w:r w:rsidRPr="0026368E">
              <w:rPr>
                <w:rFonts w:ascii="Calibri" w:eastAsia="Times New Roman" w:hAnsi="Calibri" w:cs="Calibri"/>
                <w:color w:val="000000"/>
                <w:highlight w:val="yellow"/>
                <w:lang w:eastAsia="tr-TR"/>
              </w:rPr>
              <w:t>4.2</w:t>
            </w:r>
            <w:r>
              <w:rPr>
                <w:rFonts w:ascii="Calibri" w:eastAsia="Times New Roman" w:hAnsi="Calibri" w:cs="Calibri"/>
                <w:color w:val="000000"/>
                <w:lang w:eastAsia="tr-TR"/>
              </w:rPr>
              <w:t xml:space="preserve"> </w:t>
            </w:r>
          </w:p>
          <w:p w14:paraId="766FCC18" w14:textId="77777777" w:rsidR="00753177" w:rsidRDefault="00753177" w:rsidP="00D40F33">
            <w:pPr>
              <w:rPr>
                <w:rFonts w:ascii="Calibri" w:eastAsia="Times New Roman" w:hAnsi="Calibri" w:cs="Calibri"/>
                <w:b/>
                <w:bCs/>
                <w:color w:val="000000"/>
                <w:lang w:eastAsia="tr-TR"/>
              </w:rPr>
            </w:pPr>
          </w:p>
          <w:p w14:paraId="39F5A63C" w14:textId="77777777" w:rsidR="00753177" w:rsidRPr="00FD4AD8" w:rsidRDefault="00753177" w:rsidP="00D40F33">
            <w:pPr>
              <w:rPr>
                <w:rFonts w:ascii="Calibri" w:eastAsia="Times New Roman" w:hAnsi="Calibri" w:cs="Calibri"/>
                <w:b/>
                <w:bCs/>
                <w:color w:val="000000"/>
                <w:lang w:eastAsia="tr-TR"/>
              </w:rPr>
            </w:pPr>
          </w:p>
        </w:tc>
        <w:tc>
          <w:tcPr>
            <w:tcW w:w="10491" w:type="dxa"/>
            <w:gridSpan w:val="2"/>
            <w:tcBorders>
              <w:top w:val="single" w:sz="4" w:space="0" w:color="auto"/>
              <w:left w:val="single" w:sz="12" w:space="0" w:color="auto"/>
              <w:bottom w:val="single" w:sz="4" w:space="0" w:color="000000"/>
              <w:right w:val="single" w:sz="12" w:space="0" w:color="auto"/>
            </w:tcBorders>
            <w:tcPrChange w:id="279" w:author="Baris Can Ustundag" w:date="2021-01-12T23:14:00Z">
              <w:tcPr>
                <w:tcW w:w="10491" w:type="dxa"/>
                <w:gridSpan w:val="2"/>
                <w:tcBorders>
                  <w:top w:val="single" w:sz="4" w:space="0" w:color="auto"/>
                  <w:left w:val="single" w:sz="12" w:space="0" w:color="auto"/>
                  <w:bottom w:val="single" w:sz="4" w:space="0" w:color="000000"/>
                  <w:right w:val="single" w:sz="12" w:space="0" w:color="auto"/>
                </w:tcBorders>
              </w:tcPr>
            </w:tcPrChange>
          </w:tcPr>
          <w:p w14:paraId="6726434D" w14:textId="77777777" w:rsidR="00753177" w:rsidRDefault="00753177" w:rsidP="00AE2154">
            <w:pPr>
              <w:rPr>
                <w:ins w:id="280" w:author="Baris Can Ustundag" w:date="2021-01-12T23:14:00Z"/>
                <w:rFonts w:ascii="Calibri" w:eastAsia="Times New Roman" w:hAnsi="Calibri" w:cs="Calibri"/>
                <w:bCs/>
                <w:i/>
                <w:color w:val="000000"/>
                <w:sz w:val="20"/>
                <w:lang w:eastAsia="tr-TR"/>
              </w:rPr>
            </w:pPr>
          </w:p>
        </w:tc>
      </w:tr>
      <w:tr w:rsidR="00753177" w:rsidRPr="002432A7" w14:paraId="03AF265D" w14:textId="41F0CA66" w:rsidTr="00753177">
        <w:trPr>
          <w:gridAfter w:val="1"/>
          <w:wAfter w:w="1093" w:type="dxa"/>
          <w:trHeight w:val="293"/>
          <w:trPrChange w:id="281" w:author="Baris Can Ustundag" w:date="2021-01-12T23:14:00Z">
            <w:trPr>
              <w:gridAfter w:val="1"/>
              <w:wAfter w:w="1093" w:type="dxa"/>
              <w:trHeight w:val="293"/>
            </w:trPr>
          </w:trPrChange>
        </w:trPr>
        <w:tc>
          <w:tcPr>
            <w:tcW w:w="10491" w:type="dxa"/>
            <w:gridSpan w:val="10"/>
            <w:vMerge/>
            <w:tcBorders>
              <w:top w:val="single" w:sz="4" w:space="0" w:color="auto"/>
              <w:left w:val="single" w:sz="12" w:space="0" w:color="auto"/>
              <w:bottom w:val="single" w:sz="12" w:space="0" w:color="auto"/>
              <w:right w:val="single" w:sz="12" w:space="0" w:color="auto"/>
            </w:tcBorders>
            <w:vAlign w:val="center"/>
            <w:hideMark/>
            <w:tcPrChange w:id="282" w:author="Baris Can Ustundag" w:date="2021-01-12T23:14:00Z">
              <w:tcPr>
                <w:tcW w:w="10491" w:type="dxa"/>
                <w:gridSpan w:val="10"/>
                <w:vMerge/>
                <w:tcBorders>
                  <w:top w:val="single" w:sz="4" w:space="0" w:color="auto"/>
                  <w:left w:val="single" w:sz="12" w:space="0" w:color="auto"/>
                  <w:bottom w:val="single" w:sz="12" w:space="0" w:color="auto"/>
                  <w:right w:val="single" w:sz="12" w:space="0" w:color="auto"/>
                </w:tcBorders>
                <w:vAlign w:val="center"/>
                <w:hideMark/>
              </w:tcPr>
            </w:tcPrChange>
          </w:tcPr>
          <w:p w14:paraId="687FA378" w14:textId="77777777" w:rsidR="00753177" w:rsidRPr="002432A7" w:rsidRDefault="00753177" w:rsidP="00D40F33">
            <w:pPr>
              <w:rPr>
                <w:rFonts w:ascii="Calibri" w:eastAsia="Times New Roman" w:hAnsi="Calibri" w:cs="Calibri"/>
                <w:color w:val="000000"/>
                <w:lang w:eastAsia="tr-TR"/>
              </w:rPr>
            </w:pPr>
          </w:p>
        </w:tc>
        <w:tc>
          <w:tcPr>
            <w:tcW w:w="10491" w:type="dxa"/>
            <w:gridSpan w:val="2"/>
            <w:tcBorders>
              <w:top w:val="single" w:sz="4" w:space="0" w:color="auto"/>
              <w:left w:val="single" w:sz="12" w:space="0" w:color="auto"/>
              <w:bottom w:val="single" w:sz="12" w:space="0" w:color="auto"/>
              <w:right w:val="single" w:sz="12" w:space="0" w:color="auto"/>
            </w:tcBorders>
            <w:tcPrChange w:id="283" w:author="Baris Can Ustundag" w:date="2021-01-12T23:14:00Z">
              <w:tcPr>
                <w:tcW w:w="10491" w:type="dxa"/>
                <w:gridSpan w:val="2"/>
                <w:tcBorders>
                  <w:top w:val="single" w:sz="4" w:space="0" w:color="auto"/>
                  <w:left w:val="single" w:sz="12" w:space="0" w:color="auto"/>
                  <w:bottom w:val="single" w:sz="12" w:space="0" w:color="auto"/>
                  <w:right w:val="single" w:sz="12" w:space="0" w:color="auto"/>
                </w:tcBorders>
              </w:tcPr>
            </w:tcPrChange>
          </w:tcPr>
          <w:p w14:paraId="4D917456" w14:textId="77777777" w:rsidR="00753177" w:rsidRPr="002432A7" w:rsidRDefault="00753177" w:rsidP="00D40F33">
            <w:pPr>
              <w:rPr>
                <w:ins w:id="284" w:author="Baris Can Ustundag" w:date="2021-01-12T23:14:00Z"/>
                <w:rFonts w:ascii="Calibri" w:eastAsia="Times New Roman" w:hAnsi="Calibri" w:cs="Calibri"/>
                <w:color w:val="000000"/>
                <w:lang w:eastAsia="tr-TR"/>
              </w:rPr>
            </w:pPr>
          </w:p>
        </w:tc>
      </w:tr>
    </w:tbl>
    <w:p w14:paraId="44C7BF83" w14:textId="3E0AEA91" w:rsidR="00800DEF" w:rsidRDefault="00800DEF"/>
    <w:p w14:paraId="43D59EAF" w14:textId="75356987" w:rsidR="00800DEF" w:rsidRDefault="00800DEF"/>
    <w:p w14:paraId="1D1E4499" w14:textId="4124BB3B" w:rsidR="00800DEF" w:rsidRDefault="00800DEF"/>
    <w:p w14:paraId="392F994E" w14:textId="77777777" w:rsidR="00277DFB" w:rsidRDefault="00277DFB"/>
    <w:p w14:paraId="3644BF6D" w14:textId="77777777" w:rsidR="00800DEF" w:rsidRDefault="00800DEF"/>
    <w:tbl>
      <w:tblPr>
        <w:tblW w:w="10491" w:type="dxa"/>
        <w:tblInd w:w="-980" w:type="dxa"/>
        <w:tblCellMar>
          <w:left w:w="70" w:type="dxa"/>
          <w:right w:w="70" w:type="dxa"/>
        </w:tblCellMar>
        <w:tblLook w:val="04A0" w:firstRow="1" w:lastRow="0" w:firstColumn="1" w:lastColumn="0" w:noHBand="0" w:noVBand="1"/>
      </w:tblPr>
      <w:tblGrid>
        <w:gridCol w:w="6210"/>
        <w:gridCol w:w="984"/>
        <w:gridCol w:w="993"/>
        <w:gridCol w:w="1134"/>
        <w:gridCol w:w="1170"/>
      </w:tblGrid>
      <w:tr w:rsidR="00D40F33" w:rsidRPr="002432A7" w14:paraId="330413F0" w14:textId="77777777" w:rsidTr="00052B24">
        <w:trPr>
          <w:trHeight w:val="345"/>
        </w:trPr>
        <w:tc>
          <w:tcPr>
            <w:tcW w:w="10491" w:type="dxa"/>
            <w:gridSpan w:val="5"/>
            <w:tcBorders>
              <w:top w:val="single" w:sz="12" w:space="0" w:color="auto"/>
              <w:left w:val="single" w:sz="12" w:space="0" w:color="auto"/>
              <w:bottom w:val="single" w:sz="4" w:space="0" w:color="auto"/>
              <w:right w:val="single" w:sz="12" w:space="0" w:color="auto"/>
            </w:tcBorders>
            <w:shd w:val="clear" w:color="auto" w:fill="auto"/>
            <w:noWrap/>
            <w:vAlign w:val="bottom"/>
            <w:hideMark/>
          </w:tcPr>
          <w:p w14:paraId="12F09801" w14:textId="77777777" w:rsidR="00D40F33" w:rsidRPr="00C126C5" w:rsidRDefault="00D40F33" w:rsidP="00D40F33">
            <w:pPr>
              <w:rPr>
                <w:rFonts w:ascii="Calibri" w:eastAsia="Times New Roman" w:hAnsi="Calibri" w:cs="Calibri"/>
                <w:b/>
                <w:bCs/>
                <w:lang w:eastAsia="tr-TR"/>
              </w:rPr>
            </w:pPr>
            <w:r w:rsidRPr="00C126C5">
              <w:rPr>
                <w:rFonts w:ascii="Calibri" w:eastAsia="Times New Roman" w:hAnsi="Calibri" w:cs="Calibri"/>
                <w:b/>
                <w:bCs/>
                <w:lang w:eastAsia="tr-TR"/>
              </w:rPr>
              <w:t>Projenin Yenilikçi Yönü:</w:t>
            </w:r>
          </w:p>
        </w:tc>
      </w:tr>
      <w:tr w:rsidR="00D40F33" w:rsidRPr="002432A7" w14:paraId="4A450AC0" w14:textId="77777777" w:rsidTr="00B53A17">
        <w:trPr>
          <w:trHeight w:val="2308"/>
        </w:trPr>
        <w:tc>
          <w:tcPr>
            <w:tcW w:w="10491" w:type="dxa"/>
            <w:gridSpan w:val="5"/>
            <w:tcBorders>
              <w:top w:val="single" w:sz="4" w:space="0" w:color="auto"/>
              <w:left w:val="single" w:sz="12" w:space="0" w:color="auto"/>
              <w:bottom w:val="single" w:sz="12" w:space="0" w:color="auto"/>
              <w:right w:val="single" w:sz="12" w:space="0" w:color="auto"/>
            </w:tcBorders>
            <w:hideMark/>
          </w:tcPr>
          <w:p w14:paraId="3E7DB328" w14:textId="06708DCC" w:rsidR="00B53A17" w:rsidRPr="00C126C5" w:rsidRDefault="00B53A17" w:rsidP="00B53A17">
            <w:pPr>
              <w:rPr>
                <w:rFonts w:ascii="Calibri" w:eastAsia="Times New Roman" w:hAnsi="Calibri" w:cs="Calibri"/>
                <w:i/>
                <w:sz w:val="20"/>
                <w:szCs w:val="20"/>
                <w:lang w:eastAsia="tr-TR"/>
              </w:rPr>
            </w:pPr>
            <w:r w:rsidRPr="00C126C5">
              <w:rPr>
                <w:rFonts w:ascii="Calibri" w:eastAsia="Times New Roman" w:hAnsi="Calibri" w:cs="Calibri"/>
                <w:i/>
                <w:sz w:val="20"/>
                <w:szCs w:val="20"/>
                <w:lang w:eastAsia="tr-TR"/>
              </w:rPr>
              <w:lastRenderedPageBreak/>
              <w:t>Projede hedeflenen çıktının yenilikçi yönlerini, pazar ve sektördeki benzerlerine göre öngörülen farklılıklarını, avantajlarını, üstünlüklerin kısaca belirtiniz.</w:t>
            </w:r>
          </w:p>
          <w:p w14:paraId="26FC6C61" w14:textId="50A91D8F" w:rsidR="00800DEF" w:rsidRDefault="00800DEF" w:rsidP="00B53A17">
            <w:pPr>
              <w:rPr>
                <w:rFonts w:ascii="Calibri" w:eastAsia="Times New Roman" w:hAnsi="Calibri" w:cs="Calibri"/>
                <w:i/>
                <w:color w:val="FF0000"/>
                <w:sz w:val="20"/>
                <w:szCs w:val="20"/>
                <w:lang w:eastAsia="tr-TR"/>
              </w:rPr>
            </w:pPr>
          </w:p>
          <w:p w14:paraId="02DFDCC8" w14:textId="2967FF22" w:rsidR="0071091D" w:rsidRPr="0071091D" w:rsidRDefault="0071091D" w:rsidP="00B53A17">
            <w:pPr>
              <w:rPr>
                <w:rFonts w:ascii="Calibri" w:eastAsia="Times New Roman" w:hAnsi="Calibri" w:cs="Calibri"/>
                <w:lang w:eastAsia="tr-TR"/>
              </w:rPr>
            </w:pPr>
            <w:r w:rsidRPr="0071091D">
              <w:rPr>
                <w:rFonts w:ascii="Calibri" w:eastAsia="Times New Roman" w:hAnsi="Calibri" w:cs="Calibri"/>
                <w:lang w:eastAsia="tr-TR"/>
              </w:rPr>
              <w:t>Projede hedeflenen çıktının yenilikçi yönlerini birkaç farklı noktada ele alabiliriz:</w:t>
            </w:r>
          </w:p>
          <w:p w14:paraId="15B37E31" w14:textId="21FCD22E" w:rsidR="0071091D" w:rsidRPr="0071091D" w:rsidRDefault="0071091D" w:rsidP="00B53A17">
            <w:pPr>
              <w:rPr>
                <w:rFonts w:ascii="Calibri" w:eastAsia="Times New Roman" w:hAnsi="Calibri" w:cs="Calibri"/>
                <w:lang w:eastAsia="tr-TR"/>
              </w:rPr>
            </w:pPr>
          </w:p>
          <w:p w14:paraId="7B17E0E9" w14:textId="1CF53DC0" w:rsidR="0071091D" w:rsidRPr="0071091D" w:rsidRDefault="0071091D" w:rsidP="00B53A17">
            <w:pPr>
              <w:rPr>
                <w:rFonts w:ascii="Calibri" w:eastAsia="Times New Roman" w:hAnsi="Calibri" w:cs="Calibri"/>
                <w:lang w:eastAsia="tr-TR"/>
              </w:rPr>
            </w:pPr>
            <w:r w:rsidRPr="0071091D">
              <w:rPr>
                <w:rFonts w:ascii="Calibri" w:eastAsia="Times New Roman" w:hAnsi="Calibri" w:cs="Calibri"/>
                <w:lang w:eastAsia="tr-TR"/>
              </w:rPr>
              <w:t>Yapısal Yenilikler:</w:t>
            </w:r>
          </w:p>
          <w:p w14:paraId="54CCD235" w14:textId="77777777" w:rsidR="0071091D" w:rsidRPr="00C126C5" w:rsidRDefault="0071091D" w:rsidP="00B53A17">
            <w:pPr>
              <w:rPr>
                <w:rFonts w:ascii="Calibri" w:eastAsia="Times New Roman" w:hAnsi="Calibri" w:cs="Calibri"/>
                <w:iCs/>
                <w:color w:val="FF0000"/>
                <w:sz w:val="20"/>
                <w:szCs w:val="20"/>
                <w:lang w:eastAsia="tr-TR"/>
              </w:rPr>
            </w:pPr>
          </w:p>
          <w:p w14:paraId="4DE24923" w14:textId="49BD2AB1" w:rsidR="00B42787" w:rsidRDefault="00B42787" w:rsidP="00B42787">
            <w:pPr>
              <w:rPr>
                <w:rFonts w:ascii="Calibri" w:eastAsia="Times New Roman" w:hAnsi="Calibri" w:cs="Calibri"/>
                <w:lang w:eastAsia="tr-TR"/>
              </w:rPr>
            </w:pPr>
            <w:proofErr w:type="spellStart"/>
            <w:r w:rsidRPr="00800DEF">
              <w:rPr>
                <w:rFonts w:ascii="Calibri" w:eastAsia="Times New Roman" w:hAnsi="Calibri" w:cs="Calibri"/>
                <w:lang w:eastAsia="tr-TR"/>
              </w:rPr>
              <w:t>Edge</w:t>
            </w:r>
            <w:proofErr w:type="spellEnd"/>
            <w:r w:rsidRPr="00800DEF">
              <w:rPr>
                <w:rFonts w:ascii="Calibri" w:eastAsia="Times New Roman" w:hAnsi="Calibri" w:cs="Calibri"/>
                <w:lang w:eastAsia="tr-TR"/>
              </w:rPr>
              <w:t xml:space="preserve"> </w:t>
            </w:r>
            <w:proofErr w:type="spellStart"/>
            <w:r w:rsidRPr="00800DEF">
              <w:rPr>
                <w:rFonts w:ascii="Calibri" w:eastAsia="Times New Roman" w:hAnsi="Calibri" w:cs="Calibri"/>
                <w:lang w:eastAsia="tr-TR"/>
              </w:rPr>
              <w:t>computing</w:t>
            </w:r>
            <w:proofErr w:type="spellEnd"/>
            <w:r w:rsidRPr="00800DEF">
              <w:rPr>
                <w:rFonts w:ascii="Calibri" w:eastAsia="Times New Roman" w:hAnsi="Calibri" w:cs="Calibri"/>
                <w:lang w:eastAsia="tr-TR"/>
              </w:rPr>
              <w:t xml:space="preserve"> kavramı iki farklı yapıda gruplanabilir. Mikroişlemci tabanlı uç donanımlarında gerçekleştirilen </w:t>
            </w:r>
            <w:proofErr w:type="spellStart"/>
            <w:r w:rsidRPr="00800DEF">
              <w:rPr>
                <w:rFonts w:ascii="Calibri" w:eastAsia="Times New Roman" w:hAnsi="Calibri" w:cs="Calibri"/>
                <w:lang w:eastAsia="tr-TR"/>
              </w:rPr>
              <w:t>edge</w:t>
            </w:r>
            <w:proofErr w:type="spellEnd"/>
            <w:r w:rsidRPr="00800DEF">
              <w:rPr>
                <w:rFonts w:ascii="Calibri" w:eastAsia="Times New Roman" w:hAnsi="Calibri" w:cs="Calibri"/>
                <w:lang w:eastAsia="tr-TR"/>
              </w:rPr>
              <w:t xml:space="preserve"> </w:t>
            </w:r>
            <w:proofErr w:type="spellStart"/>
            <w:r w:rsidRPr="00800DEF">
              <w:rPr>
                <w:rFonts w:ascii="Calibri" w:eastAsia="Times New Roman" w:hAnsi="Calibri" w:cs="Calibri"/>
                <w:lang w:eastAsia="tr-TR"/>
              </w:rPr>
              <w:t>computing</w:t>
            </w:r>
            <w:proofErr w:type="spellEnd"/>
            <w:r w:rsidRPr="00800DEF">
              <w:rPr>
                <w:rFonts w:ascii="Calibri" w:eastAsia="Times New Roman" w:hAnsi="Calibri" w:cs="Calibri"/>
                <w:lang w:eastAsia="tr-TR"/>
              </w:rPr>
              <w:t xml:space="preserve"> ve </w:t>
            </w:r>
            <w:proofErr w:type="spellStart"/>
            <w:r w:rsidRPr="00800DEF">
              <w:rPr>
                <w:rFonts w:ascii="Calibri" w:eastAsia="Times New Roman" w:hAnsi="Calibri" w:cs="Calibri"/>
                <w:lang w:eastAsia="tr-TR"/>
              </w:rPr>
              <w:t>mikro</w:t>
            </w:r>
            <w:del w:id="285" w:author="Baris Can Ustundag" w:date="2021-01-13T15:52:00Z">
              <w:r w:rsidR="0026368E" w:rsidDel="009D1960">
                <w:rPr>
                  <w:rFonts w:ascii="Calibri" w:eastAsia="Times New Roman" w:hAnsi="Calibri" w:cs="Calibri"/>
                  <w:lang w:eastAsia="tr-TR"/>
                </w:rPr>
                <w:delText xml:space="preserve"> </w:delText>
              </w:r>
            </w:del>
            <w:r w:rsidRPr="00800DEF">
              <w:rPr>
                <w:rFonts w:ascii="Calibri" w:eastAsia="Times New Roman" w:hAnsi="Calibri" w:cs="Calibri"/>
                <w:lang w:eastAsia="tr-TR"/>
              </w:rPr>
              <w:t>denetleyici</w:t>
            </w:r>
            <w:proofErr w:type="spellEnd"/>
            <w:r w:rsidRPr="00800DEF">
              <w:rPr>
                <w:rFonts w:ascii="Calibri" w:eastAsia="Times New Roman" w:hAnsi="Calibri" w:cs="Calibri"/>
                <w:lang w:eastAsia="tr-TR"/>
              </w:rPr>
              <w:t xml:space="preserve"> tabanlı uç donanımlarında gerçekleştirilen </w:t>
            </w:r>
            <w:proofErr w:type="spellStart"/>
            <w:r w:rsidRPr="00800DEF">
              <w:rPr>
                <w:rFonts w:ascii="Calibri" w:eastAsia="Times New Roman" w:hAnsi="Calibri" w:cs="Calibri"/>
                <w:lang w:eastAsia="tr-TR"/>
              </w:rPr>
              <w:t>edge</w:t>
            </w:r>
            <w:proofErr w:type="spellEnd"/>
            <w:r w:rsidRPr="00800DEF">
              <w:rPr>
                <w:rFonts w:ascii="Calibri" w:eastAsia="Times New Roman" w:hAnsi="Calibri" w:cs="Calibri"/>
                <w:lang w:eastAsia="tr-TR"/>
              </w:rPr>
              <w:t xml:space="preserve"> </w:t>
            </w:r>
            <w:proofErr w:type="spellStart"/>
            <w:r w:rsidRPr="00800DEF">
              <w:rPr>
                <w:rFonts w:ascii="Calibri" w:eastAsia="Times New Roman" w:hAnsi="Calibri" w:cs="Calibri"/>
                <w:lang w:eastAsia="tr-TR"/>
              </w:rPr>
              <w:t>computing</w:t>
            </w:r>
            <w:proofErr w:type="spellEnd"/>
            <w:r w:rsidRPr="00800DEF">
              <w:rPr>
                <w:rFonts w:ascii="Calibri" w:eastAsia="Times New Roman" w:hAnsi="Calibri" w:cs="Calibri"/>
                <w:lang w:eastAsia="tr-TR"/>
              </w:rPr>
              <w:t xml:space="preserve">. </w:t>
            </w:r>
            <w:proofErr w:type="spellStart"/>
            <w:r w:rsidRPr="00800DEF">
              <w:rPr>
                <w:rFonts w:ascii="Calibri" w:eastAsia="Times New Roman" w:hAnsi="Calibri" w:cs="Calibri"/>
                <w:lang w:eastAsia="tr-TR"/>
              </w:rPr>
              <w:t>Inovatink’in</w:t>
            </w:r>
            <w:proofErr w:type="spellEnd"/>
            <w:r w:rsidRPr="00800DEF">
              <w:rPr>
                <w:rFonts w:ascii="Calibri" w:eastAsia="Times New Roman" w:hAnsi="Calibri" w:cs="Calibri"/>
                <w:lang w:eastAsia="tr-TR"/>
              </w:rPr>
              <w:t xml:space="preserve"> Akıllı </w:t>
            </w:r>
            <w:proofErr w:type="spellStart"/>
            <w:r w:rsidRPr="00800DEF">
              <w:rPr>
                <w:rFonts w:ascii="Calibri" w:eastAsia="Times New Roman" w:hAnsi="Calibri" w:cs="Calibri"/>
                <w:lang w:eastAsia="tr-TR"/>
              </w:rPr>
              <w:t>IoT</w:t>
            </w:r>
            <w:proofErr w:type="spellEnd"/>
            <w:r w:rsidRPr="00800DEF">
              <w:rPr>
                <w:rFonts w:ascii="Calibri" w:eastAsia="Times New Roman" w:hAnsi="Calibri" w:cs="Calibri"/>
                <w:lang w:eastAsia="tr-TR"/>
              </w:rPr>
              <w:t xml:space="preserve"> modülleri </w:t>
            </w:r>
            <w:proofErr w:type="spellStart"/>
            <w:r w:rsidRPr="00800DEF">
              <w:rPr>
                <w:rFonts w:ascii="Calibri" w:eastAsia="Times New Roman" w:hAnsi="Calibri" w:cs="Calibri"/>
                <w:lang w:eastAsia="tr-TR"/>
              </w:rPr>
              <w:t>mikro</w:t>
            </w:r>
            <w:del w:id="286" w:author="Baris Can Ustundag" w:date="2021-01-13T15:52:00Z">
              <w:r w:rsidR="0026368E" w:rsidDel="00D073BB">
                <w:rPr>
                  <w:rFonts w:ascii="Calibri" w:eastAsia="Times New Roman" w:hAnsi="Calibri" w:cs="Calibri"/>
                  <w:lang w:eastAsia="tr-TR"/>
                </w:rPr>
                <w:delText xml:space="preserve"> </w:delText>
              </w:r>
            </w:del>
            <w:r w:rsidRPr="00800DEF">
              <w:rPr>
                <w:rFonts w:ascii="Calibri" w:eastAsia="Times New Roman" w:hAnsi="Calibri" w:cs="Calibri"/>
                <w:lang w:eastAsia="tr-TR"/>
              </w:rPr>
              <w:t>denetleyici</w:t>
            </w:r>
            <w:proofErr w:type="spellEnd"/>
            <w:r w:rsidRPr="00800DEF">
              <w:rPr>
                <w:rFonts w:ascii="Calibri" w:eastAsia="Times New Roman" w:hAnsi="Calibri" w:cs="Calibri"/>
                <w:lang w:eastAsia="tr-TR"/>
              </w:rPr>
              <w:t xml:space="preserve"> tabanlı olduğundan bu projede de </w:t>
            </w:r>
            <w:proofErr w:type="spellStart"/>
            <w:r w:rsidRPr="0000070B">
              <w:rPr>
                <w:rFonts w:ascii="Calibri" w:eastAsia="Times New Roman" w:hAnsi="Calibri" w:cs="Calibri"/>
                <w:highlight w:val="yellow"/>
                <w:lang w:eastAsia="tr-TR"/>
              </w:rPr>
              <w:t>baremetal</w:t>
            </w:r>
            <w:proofErr w:type="spellEnd"/>
            <w:r w:rsidRPr="00800DEF">
              <w:rPr>
                <w:rFonts w:ascii="Calibri" w:eastAsia="Times New Roman" w:hAnsi="Calibri" w:cs="Calibri"/>
                <w:lang w:eastAsia="tr-TR"/>
              </w:rPr>
              <w:t xml:space="preserve"> ve/veya RTOS destekli gömülü yazılımlar için </w:t>
            </w:r>
            <w:proofErr w:type="spellStart"/>
            <w:r w:rsidRPr="00800DEF">
              <w:rPr>
                <w:rFonts w:ascii="Calibri" w:eastAsia="Times New Roman" w:hAnsi="Calibri" w:cs="Calibri"/>
                <w:lang w:eastAsia="tr-TR"/>
              </w:rPr>
              <w:t>edge</w:t>
            </w:r>
            <w:proofErr w:type="spellEnd"/>
            <w:r w:rsidRPr="00800DEF">
              <w:rPr>
                <w:rFonts w:ascii="Calibri" w:eastAsia="Times New Roman" w:hAnsi="Calibri" w:cs="Calibri"/>
                <w:lang w:eastAsia="tr-TR"/>
              </w:rPr>
              <w:t xml:space="preserve"> </w:t>
            </w:r>
            <w:proofErr w:type="spellStart"/>
            <w:r w:rsidRPr="00800DEF">
              <w:rPr>
                <w:rFonts w:ascii="Calibri" w:eastAsia="Times New Roman" w:hAnsi="Calibri" w:cs="Calibri"/>
                <w:lang w:eastAsia="tr-TR"/>
              </w:rPr>
              <w:t>computing</w:t>
            </w:r>
            <w:proofErr w:type="spellEnd"/>
            <w:r w:rsidRPr="00800DEF">
              <w:rPr>
                <w:rFonts w:ascii="Calibri" w:eastAsia="Times New Roman" w:hAnsi="Calibri" w:cs="Calibri"/>
                <w:lang w:eastAsia="tr-TR"/>
              </w:rPr>
              <w:t xml:space="preserve"> çalışması yapılacaktır.</w:t>
            </w:r>
            <w:r w:rsidR="00025169">
              <w:rPr>
                <w:rFonts w:ascii="Calibri" w:eastAsia="Times New Roman" w:hAnsi="Calibri" w:cs="Calibri"/>
                <w:lang w:eastAsia="tr-TR"/>
              </w:rPr>
              <w:t xml:space="preserve"> </w:t>
            </w:r>
            <w:r w:rsidRPr="00800DEF">
              <w:rPr>
                <w:rFonts w:ascii="Calibri" w:eastAsia="Times New Roman" w:hAnsi="Calibri" w:cs="Calibri"/>
                <w:lang w:eastAsia="tr-TR"/>
              </w:rPr>
              <w:t xml:space="preserve">Şu anda </w:t>
            </w:r>
            <w:proofErr w:type="spellStart"/>
            <w:r w:rsidRPr="00800DEF">
              <w:rPr>
                <w:rFonts w:ascii="Calibri" w:eastAsia="Times New Roman" w:hAnsi="Calibri" w:cs="Calibri"/>
                <w:lang w:eastAsia="tr-TR"/>
              </w:rPr>
              <w:t>mikro</w:t>
            </w:r>
            <w:del w:id="287" w:author="Baris Can Ustundag" w:date="2021-01-13T15:53:00Z">
              <w:r w:rsidR="0000070B" w:rsidDel="00C95809">
                <w:rPr>
                  <w:rFonts w:ascii="Calibri" w:eastAsia="Times New Roman" w:hAnsi="Calibri" w:cs="Calibri"/>
                  <w:lang w:eastAsia="tr-TR"/>
                </w:rPr>
                <w:delText xml:space="preserve"> </w:delText>
              </w:r>
            </w:del>
            <w:r w:rsidRPr="00800DEF">
              <w:rPr>
                <w:rFonts w:ascii="Calibri" w:eastAsia="Times New Roman" w:hAnsi="Calibri" w:cs="Calibri"/>
                <w:lang w:eastAsia="tr-TR"/>
              </w:rPr>
              <w:t>denetleyiciler</w:t>
            </w:r>
            <w:proofErr w:type="spellEnd"/>
            <w:r w:rsidRPr="00800DEF">
              <w:rPr>
                <w:rFonts w:ascii="Calibri" w:eastAsia="Times New Roman" w:hAnsi="Calibri" w:cs="Calibri"/>
                <w:lang w:eastAsia="tr-TR"/>
              </w:rPr>
              <w:t xml:space="preserve"> için piyasada çeşitli </w:t>
            </w:r>
            <w:proofErr w:type="spellStart"/>
            <w:r w:rsidRPr="00800DEF">
              <w:rPr>
                <w:rFonts w:ascii="Calibri" w:eastAsia="Times New Roman" w:hAnsi="Calibri" w:cs="Calibri"/>
                <w:lang w:eastAsia="tr-TR"/>
              </w:rPr>
              <w:t>IoT</w:t>
            </w:r>
            <w:proofErr w:type="spellEnd"/>
            <w:r w:rsidRPr="00800DEF">
              <w:rPr>
                <w:rFonts w:ascii="Calibri" w:eastAsia="Times New Roman" w:hAnsi="Calibri" w:cs="Calibri"/>
                <w:lang w:eastAsia="tr-TR"/>
              </w:rPr>
              <w:t xml:space="preserve"> </w:t>
            </w:r>
            <w:r w:rsidR="0000070B" w:rsidRPr="00800DEF">
              <w:rPr>
                <w:rFonts w:ascii="Calibri" w:eastAsia="Times New Roman" w:hAnsi="Calibri" w:cs="Calibri"/>
                <w:lang w:eastAsia="tr-TR"/>
              </w:rPr>
              <w:t>platform</w:t>
            </w:r>
            <w:r w:rsidRPr="00800DEF">
              <w:rPr>
                <w:rFonts w:ascii="Calibri" w:eastAsia="Times New Roman" w:hAnsi="Calibri" w:cs="Calibri"/>
                <w:lang w:eastAsia="tr-TR"/>
              </w:rPr>
              <w:t xml:space="preserve"> sağlayıcıları ve bu bağlamda hizmet veren şirketler vardır. AWS, Microsoft </w:t>
            </w:r>
            <w:proofErr w:type="spellStart"/>
            <w:r w:rsidRPr="00800DEF">
              <w:rPr>
                <w:rFonts w:ascii="Calibri" w:eastAsia="Times New Roman" w:hAnsi="Calibri" w:cs="Calibri"/>
                <w:lang w:eastAsia="tr-TR"/>
              </w:rPr>
              <w:t>Azure</w:t>
            </w:r>
            <w:proofErr w:type="spellEnd"/>
            <w:r w:rsidRPr="00800DEF">
              <w:rPr>
                <w:rFonts w:ascii="Calibri" w:eastAsia="Times New Roman" w:hAnsi="Calibri" w:cs="Calibri"/>
                <w:lang w:eastAsia="tr-TR"/>
              </w:rPr>
              <w:t xml:space="preserve"> gibi </w:t>
            </w:r>
            <w:ins w:id="288" w:author="Baris Can Ustundag" w:date="2021-01-13T15:53:00Z">
              <w:r w:rsidR="00C95809">
                <w:rPr>
                  <w:rFonts w:ascii="Calibri" w:eastAsia="Times New Roman" w:hAnsi="Calibri" w:cs="Calibri"/>
                  <w:lang w:eastAsia="tr-TR"/>
                </w:rPr>
                <w:t xml:space="preserve">bulut servisleri sağlayan </w:t>
              </w:r>
            </w:ins>
            <w:r w:rsidRPr="00800DEF">
              <w:rPr>
                <w:rFonts w:ascii="Calibri" w:eastAsia="Times New Roman" w:hAnsi="Calibri" w:cs="Calibri"/>
                <w:lang w:eastAsia="tr-TR"/>
              </w:rPr>
              <w:t xml:space="preserve">şirketler aynı zamanda kendi </w:t>
            </w:r>
            <w:proofErr w:type="spellStart"/>
            <w:r w:rsidRPr="00800DEF">
              <w:rPr>
                <w:rFonts w:ascii="Calibri" w:eastAsia="Times New Roman" w:hAnsi="Calibri" w:cs="Calibri"/>
                <w:lang w:eastAsia="tr-TR"/>
              </w:rPr>
              <w:t>edge</w:t>
            </w:r>
            <w:proofErr w:type="spellEnd"/>
            <w:r w:rsidRPr="00800DEF">
              <w:rPr>
                <w:rFonts w:ascii="Calibri" w:eastAsia="Times New Roman" w:hAnsi="Calibri" w:cs="Calibri"/>
                <w:lang w:eastAsia="tr-TR"/>
              </w:rPr>
              <w:t xml:space="preserve"> </w:t>
            </w:r>
            <w:proofErr w:type="spellStart"/>
            <w:r w:rsidRPr="00800DEF">
              <w:rPr>
                <w:rFonts w:ascii="Calibri" w:eastAsia="Times New Roman" w:hAnsi="Calibri" w:cs="Calibri"/>
                <w:lang w:eastAsia="tr-TR"/>
              </w:rPr>
              <w:t>computing</w:t>
            </w:r>
            <w:proofErr w:type="spellEnd"/>
            <w:r w:rsidRPr="00800DEF">
              <w:rPr>
                <w:rFonts w:ascii="Calibri" w:eastAsia="Times New Roman" w:hAnsi="Calibri" w:cs="Calibri"/>
                <w:lang w:eastAsia="tr-TR"/>
              </w:rPr>
              <w:t xml:space="preserve"> servislerini de sunmaktadırlar. Bu servis sağlayıcıları tamamen kendi platformlarına uygun, esnek olmayan bir yapı sunmaktadırlar. Geliştiriciler bu yapıyı kullanabilmeleri için bu şirketlerin diğer servislerini de kullanmak zorunda kalmaktadırlar. Bu projede bu yapılardan olabildikçe bağımsız bir çözüm sunulmaktadır.</w:t>
            </w:r>
            <w:r w:rsidR="00025169">
              <w:rPr>
                <w:rFonts w:ascii="Calibri" w:eastAsia="Times New Roman" w:hAnsi="Calibri" w:cs="Calibri"/>
                <w:lang w:eastAsia="tr-TR"/>
              </w:rPr>
              <w:t xml:space="preserve"> Böylece firmanın geliştireceği ürünlerde bağımsız ve esnek olabilmesi, müşterilere istediklerini sunabilmesi sağlanacaktır. Aynı zamanda bu projenin çıktıları ile gelecekte daha ileri teknolojide ürünler geliştirilmesi için altyapı geliştirilmiş olacaktır. </w:t>
            </w:r>
          </w:p>
          <w:p w14:paraId="73852BA4" w14:textId="56E8267E" w:rsidR="0071091D" w:rsidRDefault="0071091D" w:rsidP="00B42787">
            <w:pPr>
              <w:rPr>
                <w:rFonts w:ascii="Calibri" w:eastAsia="Times New Roman" w:hAnsi="Calibri" w:cs="Calibri"/>
                <w:lang w:eastAsia="tr-TR"/>
              </w:rPr>
            </w:pPr>
          </w:p>
          <w:p w14:paraId="2319899D" w14:textId="60A06A1B" w:rsidR="0071091D" w:rsidRDefault="0071091D" w:rsidP="00B42787">
            <w:pPr>
              <w:rPr>
                <w:rFonts w:ascii="Calibri" w:eastAsia="Times New Roman" w:hAnsi="Calibri" w:cs="Calibri"/>
                <w:lang w:eastAsia="tr-TR"/>
              </w:rPr>
            </w:pPr>
            <w:r w:rsidRPr="0071091D">
              <w:rPr>
                <w:rFonts w:ascii="Calibri" w:eastAsia="Times New Roman" w:hAnsi="Calibri" w:cs="Calibri"/>
                <w:lang w:eastAsia="tr-TR"/>
              </w:rPr>
              <w:t xml:space="preserve">Uygulama sayesinde iş süreçleri bir </w:t>
            </w:r>
            <w:proofErr w:type="spellStart"/>
            <w:r w:rsidRPr="0071091D">
              <w:rPr>
                <w:rFonts w:ascii="Calibri" w:eastAsia="Times New Roman" w:hAnsi="Calibri" w:cs="Calibri"/>
                <w:lang w:eastAsia="tr-TR"/>
              </w:rPr>
              <w:t>no-code</w:t>
            </w:r>
            <w:proofErr w:type="spellEnd"/>
            <w:r w:rsidRPr="0071091D">
              <w:rPr>
                <w:rFonts w:ascii="Calibri" w:eastAsia="Times New Roman" w:hAnsi="Calibri" w:cs="Calibri"/>
                <w:lang w:eastAsia="tr-TR"/>
              </w:rPr>
              <w:t xml:space="preserve"> ortamı sayesinde uçtaki cihazlara aktarılabilecek. Bu </w:t>
            </w:r>
            <w:del w:id="289" w:author="Baris Can Ustundag" w:date="2021-01-13T15:54:00Z">
              <w:r w:rsidRPr="0071091D" w:rsidDel="005320E6">
                <w:rPr>
                  <w:rFonts w:ascii="Calibri" w:eastAsia="Times New Roman" w:hAnsi="Calibri" w:cs="Calibri"/>
                  <w:lang w:eastAsia="tr-TR"/>
                </w:rPr>
                <w:delText xml:space="preserve">basit </w:delText>
              </w:r>
            </w:del>
            <w:del w:id="290" w:author="Baris Can Ustundag" w:date="2021-01-13T15:53:00Z">
              <w:r w:rsidRPr="0000070B" w:rsidDel="005320E6">
                <w:rPr>
                  <w:rFonts w:ascii="Calibri" w:eastAsia="Times New Roman" w:hAnsi="Calibri" w:cs="Calibri"/>
                  <w:highlight w:val="yellow"/>
                  <w:lang w:eastAsia="tr-TR"/>
                </w:rPr>
                <w:delText>thresholding’den</w:delText>
              </w:r>
              <w:r w:rsidRPr="0071091D" w:rsidDel="005320E6">
                <w:rPr>
                  <w:rFonts w:ascii="Calibri" w:eastAsia="Times New Roman" w:hAnsi="Calibri" w:cs="Calibri"/>
                  <w:lang w:eastAsia="tr-TR"/>
                </w:rPr>
                <w:delText xml:space="preserve"> </w:delText>
              </w:r>
            </w:del>
            <w:ins w:id="291" w:author="Baris Can Ustundag" w:date="2021-01-13T15:54:00Z">
              <w:r w:rsidR="005320E6">
                <w:rPr>
                  <w:rFonts w:ascii="Calibri" w:eastAsia="Times New Roman" w:hAnsi="Calibri" w:cs="Calibri"/>
                  <w:lang w:eastAsia="tr-TR"/>
                </w:rPr>
                <w:t>eşik değer belirlemekten</w:t>
              </w:r>
            </w:ins>
            <w:ins w:id="292" w:author="Baris Can Ustundag" w:date="2021-01-13T15:53:00Z">
              <w:r w:rsidR="005320E6" w:rsidRPr="0071091D">
                <w:rPr>
                  <w:rFonts w:ascii="Calibri" w:eastAsia="Times New Roman" w:hAnsi="Calibri" w:cs="Calibri"/>
                  <w:lang w:eastAsia="tr-TR"/>
                </w:rPr>
                <w:t xml:space="preserve"> </w:t>
              </w:r>
            </w:ins>
            <w:r w:rsidRPr="0071091D">
              <w:rPr>
                <w:rFonts w:ascii="Calibri" w:eastAsia="Times New Roman" w:hAnsi="Calibri" w:cs="Calibri"/>
                <w:lang w:eastAsia="tr-TR"/>
              </w:rPr>
              <w:t>başlayarak bir makine öğrenmesi modeli eğitmeye ve kullanmaya kadar gidebilecektir.</w:t>
            </w:r>
            <w:r w:rsidR="00BE57EE">
              <w:rPr>
                <w:rFonts w:ascii="Calibri" w:eastAsia="Times New Roman" w:hAnsi="Calibri" w:cs="Calibri"/>
                <w:lang w:eastAsia="tr-TR"/>
              </w:rPr>
              <w:t xml:space="preserve"> Geliştirilecek olan yapının %75 jenerik, %15 ise kullanıcı spesifik olması hedeflenmektedir. No </w:t>
            </w:r>
            <w:proofErr w:type="spellStart"/>
            <w:r w:rsidR="00BE57EE">
              <w:rPr>
                <w:rFonts w:ascii="Calibri" w:eastAsia="Times New Roman" w:hAnsi="Calibri" w:cs="Calibri"/>
                <w:lang w:eastAsia="tr-TR"/>
              </w:rPr>
              <w:t>code</w:t>
            </w:r>
            <w:proofErr w:type="spellEnd"/>
            <w:r w:rsidR="00BE57EE">
              <w:rPr>
                <w:rFonts w:ascii="Calibri" w:eastAsia="Times New Roman" w:hAnsi="Calibri" w:cs="Calibri"/>
                <w:lang w:eastAsia="tr-TR"/>
              </w:rPr>
              <w:t xml:space="preserve"> ortamı sayesinde müşteriler kendi ihtiyaçları ve iş süreçlerine göre uygulamayı rahatlıkla geliştirebilecektir. B</w:t>
            </w:r>
            <w:r w:rsidR="00BE57EE" w:rsidRPr="00BE57EE">
              <w:rPr>
                <w:rFonts w:ascii="Calibri" w:eastAsia="Times New Roman" w:hAnsi="Calibri" w:cs="Calibri"/>
                <w:lang w:eastAsia="tr-TR"/>
              </w:rPr>
              <w:t xml:space="preserve">öylece müşterilerin </w:t>
            </w:r>
            <w:r w:rsidR="00BE57EE">
              <w:rPr>
                <w:rFonts w:ascii="Calibri" w:eastAsia="Times New Roman" w:hAnsi="Calibri" w:cs="Calibri"/>
                <w:lang w:eastAsia="tr-TR"/>
              </w:rPr>
              <w:t>iş geliştirme</w:t>
            </w:r>
            <w:r w:rsidR="00BE57EE" w:rsidRPr="00BE57EE">
              <w:rPr>
                <w:rFonts w:ascii="Calibri" w:eastAsia="Times New Roman" w:hAnsi="Calibri" w:cs="Calibri"/>
                <w:lang w:eastAsia="tr-TR"/>
              </w:rPr>
              <w:t xml:space="preserve"> departmanının</w:t>
            </w:r>
            <w:r w:rsidR="00BE57EE">
              <w:rPr>
                <w:rFonts w:ascii="Calibri" w:eastAsia="Times New Roman" w:hAnsi="Calibri" w:cs="Calibri"/>
                <w:lang w:eastAsia="tr-TR"/>
              </w:rPr>
              <w:t xml:space="preserve"> akıllı iş uygulamaları</w:t>
            </w:r>
            <w:r w:rsidR="00BE57EE" w:rsidRPr="00BE57EE">
              <w:rPr>
                <w:rFonts w:ascii="Calibri" w:eastAsia="Times New Roman" w:hAnsi="Calibri" w:cs="Calibri"/>
                <w:lang w:eastAsia="tr-TR"/>
              </w:rPr>
              <w:t xml:space="preserve"> yapmasını </w:t>
            </w:r>
            <w:r w:rsidR="00BE57EE">
              <w:rPr>
                <w:rFonts w:ascii="Calibri" w:eastAsia="Times New Roman" w:hAnsi="Calibri" w:cs="Calibri"/>
                <w:lang w:eastAsia="tr-TR"/>
              </w:rPr>
              <w:t>sağlanacaktır</w:t>
            </w:r>
            <w:r w:rsidR="00BE57EE" w:rsidRPr="00BE57EE">
              <w:rPr>
                <w:rFonts w:ascii="Calibri" w:eastAsia="Times New Roman" w:hAnsi="Calibri" w:cs="Calibri"/>
                <w:lang w:eastAsia="tr-TR"/>
              </w:rPr>
              <w:t xml:space="preserve">. </w:t>
            </w:r>
            <w:r w:rsidR="00BE57EE">
              <w:rPr>
                <w:rFonts w:ascii="Calibri" w:eastAsia="Times New Roman" w:hAnsi="Calibri" w:cs="Calibri"/>
                <w:lang w:eastAsia="tr-TR"/>
              </w:rPr>
              <w:t xml:space="preserve">Müşteriler </w:t>
            </w:r>
            <w:proofErr w:type="spellStart"/>
            <w:r w:rsidR="00BE57EE">
              <w:rPr>
                <w:rFonts w:ascii="Calibri" w:eastAsia="Times New Roman" w:hAnsi="Calibri" w:cs="Calibri"/>
                <w:lang w:eastAsia="tr-TR"/>
              </w:rPr>
              <w:t>Inovatink</w:t>
            </w:r>
            <w:proofErr w:type="spellEnd"/>
            <w:r w:rsidR="00BE57EE">
              <w:rPr>
                <w:rFonts w:ascii="Calibri" w:eastAsia="Times New Roman" w:hAnsi="Calibri" w:cs="Calibri"/>
                <w:lang w:eastAsia="tr-TR"/>
              </w:rPr>
              <w:t xml:space="preserve"> </w:t>
            </w:r>
            <w:proofErr w:type="spellStart"/>
            <w:r w:rsidR="00BE57EE">
              <w:rPr>
                <w:rFonts w:ascii="Calibri" w:eastAsia="Times New Roman" w:hAnsi="Calibri" w:cs="Calibri"/>
                <w:lang w:eastAsia="tr-TR"/>
              </w:rPr>
              <w:t>IoT</w:t>
            </w:r>
            <w:proofErr w:type="spellEnd"/>
            <w:ins w:id="293" w:author="Baris Can Ustundag" w:date="2021-01-13T15:54:00Z">
              <w:r w:rsidR="00EC3117">
                <w:rPr>
                  <w:rFonts w:ascii="Calibri" w:eastAsia="Times New Roman" w:hAnsi="Calibri" w:cs="Calibri"/>
                  <w:lang w:eastAsia="tr-TR"/>
                </w:rPr>
                <w:t xml:space="preserve"> </w:t>
              </w:r>
              <w:r w:rsidR="00E45DE5">
                <w:rPr>
                  <w:rFonts w:ascii="Calibri" w:eastAsia="Times New Roman" w:hAnsi="Calibri" w:cs="Calibri"/>
                  <w:lang w:eastAsia="tr-TR"/>
                </w:rPr>
                <w:t>T</w:t>
              </w:r>
              <w:r w:rsidR="00EC3117">
                <w:rPr>
                  <w:rFonts w:ascii="Calibri" w:eastAsia="Times New Roman" w:hAnsi="Calibri" w:cs="Calibri"/>
                  <w:lang w:eastAsia="tr-TR"/>
                </w:rPr>
                <w:t>oolkit</w:t>
              </w:r>
            </w:ins>
            <w:r w:rsidR="00BE57EE">
              <w:rPr>
                <w:rFonts w:ascii="Calibri" w:eastAsia="Times New Roman" w:hAnsi="Calibri" w:cs="Calibri"/>
                <w:lang w:eastAsia="tr-TR"/>
              </w:rPr>
              <w:t xml:space="preserve"> altyapısını kullanarak çok daha hızlı bir şekilde cihazlarını akıllı, makine öğrenmesine sahip şekilde geliştirebilecektir. </w:t>
            </w:r>
          </w:p>
          <w:p w14:paraId="48C8F935" w14:textId="610D39B9" w:rsidR="0000070B" w:rsidDel="00340AAD" w:rsidRDefault="0000070B" w:rsidP="00B42787">
            <w:pPr>
              <w:rPr>
                <w:del w:id="294" w:author="Baris Can Ustundag" w:date="2021-01-13T15:54:00Z"/>
                <w:rFonts w:ascii="Calibri" w:eastAsia="Times New Roman" w:hAnsi="Calibri" w:cs="Calibri"/>
                <w:lang w:eastAsia="tr-TR"/>
              </w:rPr>
            </w:pPr>
          </w:p>
          <w:p w14:paraId="536C5562" w14:textId="06C17E31" w:rsidR="0000070B" w:rsidDel="00340AAD" w:rsidRDefault="0000070B" w:rsidP="00B42787">
            <w:pPr>
              <w:rPr>
                <w:del w:id="295" w:author="Baris Can Ustundag" w:date="2021-01-13T15:54:00Z"/>
                <w:rFonts w:ascii="Calibri" w:eastAsia="Times New Roman" w:hAnsi="Calibri" w:cs="Calibri"/>
                <w:lang w:eastAsia="tr-TR"/>
              </w:rPr>
            </w:pPr>
            <w:del w:id="296" w:author="Baris Can Ustundag" w:date="2021-01-13T15:54:00Z">
              <w:r w:rsidRPr="0000070B" w:rsidDel="00340AAD">
                <w:rPr>
                  <w:rFonts w:ascii="Calibri" w:eastAsia="Times New Roman" w:hAnsi="Calibri" w:cs="Calibri"/>
                  <w:highlight w:val="yellow"/>
                  <w:lang w:eastAsia="tr-TR"/>
                </w:rPr>
                <w:delText>Buraya ekleme yapabiliriz özellikle node red, exe konularında yenilikçi tarafımız bulunuyor ise.</w:delText>
              </w:r>
              <w:r w:rsidDel="00340AAD">
                <w:rPr>
                  <w:rFonts w:ascii="Calibri" w:eastAsia="Times New Roman" w:hAnsi="Calibri" w:cs="Calibri"/>
                  <w:lang w:eastAsia="tr-TR"/>
                </w:rPr>
                <w:delText xml:space="preserve">  </w:delText>
              </w:r>
            </w:del>
          </w:p>
          <w:p w14:paraId="54503951" w14:textId="24B3C11A" w:rsidR="00BE57EE" w:rsidRDefault="00BE57EE" w:rsidP="00B42787">
            <w:pPr>
              <w:rPr>
                <w:rFonts w:ascii="Calibri" w:eastAsia="Times New Roman" w:hAnsi="Calibri" w:cs="Calibri"/>
                <w:lang w:eastAsia="tr-TR"/>
              </w:rPr>
            </w:pPr>
          </w:p>
          <w:p w14:paraId="69AD9BB5" w14:textId="77777777" w:rsidR="00800DEF" w:rsidRPr="00BE57EE" w:rsidRDefault="00800DEF" w:rsidP="00800DEF">
            <w:pPr>
              <w:rPr>
                <w:rFonts w:ascii="Calibri" w:eastAsia="Times New Roman" w:hAnsi="Calibri" w:cs="Calibri"/>
                <w:lang w:eastAsia="tr-TR"/>
              </w:rPr>
            </w:pPr>
            <w:r w:rsidRPr="00BE57EE">
              <w:rPr>
                <w:rFonts w:ascii="Calibri" w:eastAsia="Times New Roman" w:hAnsi="Calibri" w:cs="Calibri"/>
                <w:lang w:eastAsia="tr-TR"/>
              </w:rPr>
              <w:t>Proje kapsamında geliştirilecek olan sistem ile firmanın aşağıdaki uygulamalarında avantaj sağlanacaktır:</w:t>
            </w:r>
          </w:p>
          <w:p w14:paraId="5837A479" w14:textId="77777777" w:rsidR="00800DEF" w:rsidRDefault="00800DEF" w:rsidP="00B42787">
            <w:pPr>
              <w:rPr>
                <w:rFonts w:ascii="Calibri" w:eastAsia="Times New Roman" w:hAnsi="Calibri" w:cs="Calibri"/>
                <w:lang w:eastAsia="tr-TR"/>
              </w:rPr>
            </w:pPr>
          </w:p>
          <w:p w14:paraId="4D40D742" w14:textId="77777777" w:rsidR="00800DEF" w:rsidRPr="00BE57EE" w:rsidRDefault="00800DEF" w:rsidP="00800DEF">
            <w:pPr>
              <w:rPr>
                <w:rFonts w:ascii="Calibri" w:eastAsia="Times New Roman" w:hAnsi="Calibri" w:cs="Calibri"/>
                <w:lang w:eastAsia="tr-TR"/>
              </w:rPr>
            </w:pPr>
            <w:r w:rsidRPr="00BE57EE">
              <w:rPr>
                <w:rFonts w:ascii="Calibri" w:eastAsia="Times New Roman" w:hAnsi="Calibri" w:cs="Calibri"/>
                <w:lang w:eastAsia="tr-TR"/>
              </w:rPr>
              <w:t xml:space="preserve">1. Ev aletlerinde cihazlar arasındaki iletişimi ve son kullanıcı ile iletişimi hızlandırmak. Değişken olaylara daha hızlı cevap verebilmek için kullanılacaktır. Birden çok ev aletinin aynı anda sisteme bağlı olmasından kaynaklı olan aşırı yüklemeleri ve buna bağlı bekleme sürelerindeki artış yok edilecektir. </w:t>
            </w:r>
          </w:p>
          <w:p w14:paraId="4B8EE840" w14:textId="77777777" w:rsidR="00800DEF" w:rsidRPr="00BE57EE" w:rsidRDefault="00800DEF" w:rsidP="00800DEF">
            <w:pPr>
              <w:rPr>
                <w:rFonts w:ascii="Calibri" w:eastAsia="Times New Roman" w:hAnsi="Calibri" w:cs="Calibri"/>
                <w:lang w:eastAsia="tr-TR"/>
              </w:rPr>
            </w:pPr>
          </w:p>
          <w:p w14:paraId="4470C0F5" w14:textId="3EDB87CD" w:rsidR="00800DEF" w:rsidRDefault="00800DEF" w:rsidP="00800DEF">
            <w:pPr>
              <w:rPr>
                <w:rFonts w:ascii="Calibri" w:eastAsia="Times New Roman" w:hAnsi="Calibri" w:cs="Calibri"/>
                <w:lang w:eastAsia="tr-TR"/>
              </w:rPr>
            </w:pPr>
            <w:r w:rsidRPr="00BE57EE">
              <w:rPr>
                <w:rFonts w:ascii="Calibri" w:eastAsia="Times New Roman" w:hAnsi="Calibri" w:cs="Calibri"/>
                <w:lang w:eastAsia="tr-TR"/>
              </w:rPr>
              <w:t xml:space="preserve">2. </w:t>
            </w:r>
            <w:proofErr w:type="spellStart"/>
            <w:r w:rsidRPr="00BE57EE">
              <w:rPr>
                <w:rFonts w:ascii="Calibri" w:eastAsia="Times New Roman" w:hAnsi="Calibri" w:cs="Calibri"/>
                <w:lang w:eastAsia="tr-TR"/>
              </w:rPr>
              <w:t>Airqoon</w:t>
            </w:r>
            <w:proofErr w:type="spellEnd"/>
            <w:r w:rsidRPr="00BE57EE">
              <w:rPr>
                <w:rFonts w:ascii="Calibri" w:eastAsia="Times New Roman" w:hAnsi="Calibri" w:cs="Calibri"/>
                <w:lang w:eastAsia="tr-TR"/>
              </w:rPr>
              <w:t xml:space="preserve">: Firma tarafından geliştirilmiş olan hava kalitesi yönetim sistemi olan </w:t>
            </w:r>
            <w:proofErr w:type="spellStart"/>
            <w:r w:rsidR="0000070B">
              <w:rPr>
                <w:rFonts w:ascii="Calibri" w:eastAsia="Times New Roman" w:hAnsi="Calibri" w:cs="Calibri"/>
                <w:lang w:eastAsia="tr-TR"/>
              </w:rPr>
              <w:t>A</w:t>
            </w:r>
            <w:r w:rsidRPr="00BE57EE">
              <w:rPr>
                <w:rFonts w:ascii="Calibri" w:eastAsia="Times New Roman" w:hAnsi="Calibri" w:cs="Calibri"/>
                <w:lang w:eastAsia="tr-TR"/>
              </w:rPr>
              <w:t>irqoon</w:t>
            </w:r>
            <w:proofErr w:type="spellEnd"/>
            <w:r w:rsidRPr="00BE57EE">
              <w:rPr>
                <w:rFonts w:ascii="Calibri" w:eastAsia="Times New Roman" w:hAnsi="Calibri" w:cs="Calibri"/>
                <w:lang w:eastAsia="tr-TR"/>
              </w:rPr>
              <w:t xml:space="preserve"> içinde bulunan </w:t>
            </w:r>
            <w:proofErr w:type="spellStart"/>
            <w:r w:rsidRPr="00BE57EE">
              <w:rPr>
                <w:rFonts w:ascii="Calibri" w:eastAsia="Times New Roman" w:hAnsi="Calibri" w:cs="Calibri"/>
                <w:lang w:eastAsia="tr-TR"/>
              </w:rPr>
              <w:t>sensörlerden</w:t>
            </w:r>
            <w:proofErr w:type="spellEnd"/>
            <w:r w:rsidRPr="00BE57EE">
              <w:rPr>
                <w:rFonts w:ascii="Calibri" w:eastAsia="Times New Roman" w:hAnsi="Calibri" w:cs="Calibri"/>
                <w:lang w:eastAsia="tr-TR"/>
              </w:rPr>
              <w:t xml:space="preserve"> </w:t>
            </w:r>
            <w:ins w:id="297" w:author="Baris Can Ustundag" w:date="2021-01-13T15:54:00Z">
              <w:r w:rsidR="002D3433">
                <w:rPr>
                  <w:rFonts w:ascii="Calibri" w:eastAsia="Times New Roman" w:hAnsi="Calibri" w:cs="Calibri"/>
                  <w:lang w:eastAsia="tr-TR"/>
                </w:rPr>
                <w:t xml:space="preserve">bir grubu </w:t>
              </w:r>
            </w:ins>
            <w:del w:id="298" w:author="Baris Can Ustundag" w:date="2021-01-13T15:54:00Z">
              <w:r w:rsidRPr="00BE57EE" w:rsidDel="002D3433">
                <w:rPr>
                  <w:rFonts w:ascii="Calibri" w:eastAsia="Times New Roman" w:hAnsi="Calibri" w:cs="Calibri"/>
                  <w:lang w:eastAsia="tr-TR"/>
                </w:rPr>
                <w:delText xml:space="preserve">bazıları </w:delText>
              </w:r>
            </w:del>
            <w:r w:rsidRPr="00BE57EE">
              <w:rPr>
                <w:rFonts w:ascii="Calibri" w:eastAsia="Times New Roman" w:hAnsi="Calibri" w:cs="Calibri"/>
                <w:lang w:eastAsia="tr-TR"/>
              </w:rPr>
              <w:t xml:space="preserve">her zaman açık durumda iken bazıları belirli zamanlarda veri toplamaktadır. Bu durumda cihazlarda toplanacak olan </w:t>
            </w:r>
            <w:r w:rsidR="0000070B">
              <w:rPr>
                <w:rFonts w:ascii="Calibri" w:eastAsia="Times New Roman" w:hAnsi="Calibri" w:cs="Calibri"/>
                <w:lang w:eastAsia="tr-TR"/>
              </w:rPr>
              <w:t>toplu</w:t>
            </w:r>
            <w:r w:rsidRPr="00BE57EE">
              <w:rPr>
                <w:rFonts w:ascii="Calibri" w:eastAsia="Times New Roman" w:hAnsi="Calibri" w:cs="Calibri"/>
                <w:lang w:eastAsia="tr-TR"/>
              </w:rPr>
              <w:t xml:space="preserve"> verilerin buluta aktarılmadan sistem üzerinde ön işlemlerinin gerçekleştirilmesi sağlanarak daha sağlıklı ve hızlı veri aktarımı sağlanacaktır. Aynı zamanda cihazların enerji tüketiminin azaltılmasına </w:t>
            </w:r>
            <w:r w:rsidR="0000070B" w:rsidRPr="00BE57EE">
              <w:rPr>
                <w:rFonts w:ascii="Calibri" w:eastAsia="Times New Roman" w:hAnsi="Calibri" w:cs="Calibri"/>
                <w:lang w:eastAsia="tr-TR"/>
              </w:rPr>
              <w:t>imkân</w:t>
            </w:r>
            <w:r w:rsidRPr="00BE57EE">
              <w:rPr>
                <w:rFonts w:ascii="Calibri" w:eastAsia="Times New Roman" w:hAnsi="Calibri" w:cs="Calibri"/>
                <w:lang w:eastAsia="tr-TR"/>
              </w:rPr>
              <w:t xml:space="preserve"> sunacaktır. </w:t>
            </w:r>
          </w:p>
          <w:p w14:paraId="60D6A01B" w14:textId="24C90786" w:rsidR="00BE57EE" w:rsidRDefault="00BE57EE" w:rsidP="00800DEF">
            <w:pPr>
              <w:rPr>
                <w:rFonts w:ascii="Calibri" w:eastAsia="Times New Roman" w:hAnsi="Calibri" w:cs="Calibri"/>
                <w:lang w:eastAsia="tr-TR"/>
              </w:rPr>
            </w:pPr>
          </w:p>
          <w:p w14:paraId="4F325FBE" w14:textId="69E1D93C" w:rsidR="00BE57EE" w:rsidRDefault="00BE57EE" w:rsidP="00800DEF">
            <w:pPr>
              <w:rPr>
                <w:rFonts w:ascii="Calibri" w:eastAsia="Times New Roman" w:hAnsi="Calibri" w:cs="Calibri"/>
                <w:lang w:eastAsia="tr-TR"/>
              </w:rPr>
            </w:pPr>
            <w:r>
              <w:rPr>
                <w:rFonts w:ascii="Calibri" w:eastAsia="Times New Roman" w:hAnsi="Calibri" w:cs="Calibri"/>
                <w:lang w:eastAsia="tr-TR"/>
              </w:rPr>
              <w:t xml:space="preserve">3. İklimlendirme Sistemleri: Dünya üzerinde enerji kullanımının artışı, enerjinin maliyeti, doğal kaynakların azalması ve çevre kirliliğinin artmasından ötürü iklimlendirme sistemlerinin akıllı hale getirilmesi önemli bir konu haline gelmiştir. Pek çok HVAC firması ürünlerinin otomatikleştirilmesi, </w:t>
            </w:r>
            <w:proofErr w:type="spellStart"/>
            <w:r>
              <w:rPr>
                <w:rFonts w:ascii="Calibri" w:eastAsia="Times New Roman" w:hAnsi="Calibri" w:cs="Calibri"/>
                <w:lang w:eastAsia="tr-TR"/>
              </w:rPr>
              <w:t>IoT</w:t>
            </w:r>
            <w:proofErr w:type="spellEnd"/>
            <w:r>
              <w:rPr>
                <w:rFonts w:ascii="Calibri" w:eastAsia="Times New Roman" w:hAnsi="Calibri" w:cs="Calibri"/>
                <w:lang w:eastAsia="tr-TR"/>
              </w:rPr>
              <w:t xml:space="preserve"> platformlarına adaptasyonu üzerine çalışma yapmaktadır. Proje kapsamında geliştirilecek olan </w:t>
            </w:r>
            <w:proofErr w:type="spellStart"/>
            <w:r>
              <w:rPr>
                <w:rFonts w:ascii="Calibri" w:eastAsia="Times New Roman" w:hAnsi="Calibri" w:cs="Calibri"/>
                <w:lang w:eastAsia="tr-TR"/>
              </w:rPr>
              <w:t>IoT</w:t>
            </w:r>
            <w:proofErr w:type="spellEnd"/>
            <w:r>
              <w:rPr>
                <w:rFonts w:ascii="Calibri" w:eastAsia="Times New Roman" w:hAnsi="Calibri" w:cs="Calibri"/>
                <w:lang w:eastAsia="tr-TR"/>
              </w:rPr>
              <w:t xml:space="preserve"> platformu bu kapsamda önemli bir görev alabilecektir. </w:t>
            </w:r>
            <w:proofErr w:type="spellStart"/>
            <w:r w:rsidR="00277DFB">
              <w:rPr>
                <w:rFonts w:ascii="Calibri" w:eastAsia="Times New Roman" w:hAnsi="Calibri" w:cs="Calibri"/>
                <w:lang w:eastAsia="tr-TR"/>
              </w:rPr>
              <w:t>Edge</w:t>
            </w:r>
            <w:proofErr w:type="spellEnd"/>
            <w:r w:rsidR="00277DFB">
              <w:rPr>
                <w:rFonts w:ascii="Calibri" w:eastAsia="Times New Roman" w:hAnsi="Calibri" w:cs="Calibri"/>
                <w:lang w:eastAsia="tr-TR"/>
              </w:rPr>
              <w:t xml:space="preserve"> </w:t>
            </w:r>
            <w:proofErr w:type="spellStart"/>
            <w:r w:rsidR="00277DFB">
              <w:rPr>
                <w:rFonts w:ascii="Calibri" w:eastAsia="Times New Roman" w:hAnsi="Calibri" w:cs="Calibri"/>
                <w:lang w:eastAsia="tr-TR"/>
              </w:rPr>
              <w:t>computing</w:t>
            </w:r>
            <w:proofErr w:type="spellEnd"/>
            <w:r w:rsidR="00277DFB">
              <w:rPr>
                <w:rFonts w:ascii="Calibri" w:eastAsia="Times New Roman" w:hAnsi="Calibri" w:cs="Calibri"/>
                <w:lang w:eastAsia="tr-TR"/>
              </w:rPr>
              <w:t xml:space="preserve"> geliştirilmesi ile birlikte enerji tüketim hesaplaması, enerji trendi, çalışma optimizasyonu gibi konularda cihazların analiz gerçekleştirmesi ve kullanıcılara tavsiyelerde bulunması mümkün olacaktır. Ürünlerin birbiri kendilerini eğitmeleri ve başka cihazlar ile haberleşmeleri sayesinde bir binadaki iklimlendirme cihazlarının optimizasyonu </w:t>
            </w:r>
            <w:r w:rsidR="00277DFB">
              <w:rPr>
                <w:rFonts w:ascii="Calibri" w:eastAsia="Times New Roman" w:hAnsi="Calibri" w:cs="Calibri"/>
                <w:lang w:eastAsia="tr-TR"/>
              </w:rPr>
              <w:lastRenderedPageBreak/>
              <w:t xml:space="preserve">sağlanabilecektir. Aynı zamanda cihazların kendilerini </w:t>
            </w:r>
            <w:r w:rsidR="0000070B">
              <w:rPr>
                <w:rFonts w:ascii="Calibri" w:eastAsia="Times New Roman" w:hAnsi="Calibri" w:cs="Calibri"/>
                <w:lang w:eastAsia="tr-TR"/>
              </w:rPr>
              <w:t>teşhis</w:t>
            </w:r>
            <w:r w:rsidR="00277DFB">
              <w:rPr>
                <w:rFonts w:ascii="Calibri" w:eastAsia="Times New Roman" w:hAnsi="Calibri" w:cs="Calibri"/>
                <w:lang w:eastAsia="tr-TR"/>
              </w:rPr>
              <w:t xml:space="preserve"> etmeleri sağlanarak arızalı cihazlar belirlenebilecektir. </w:t>
            </w:r>
          </w:p>
          <w:p w14:paraId="000A8379" w14:textId="2E62670A" w:rsidR="00277DFB" w:rsidRDefault="00277DFB" w:rsidP="00800DEF">
            <w:pPr>
              <w:rPr>
                <w:rFonts w:ascii="Calibri" w:eastAsia="Times New Roman" w:hAnsi="Calibri" w:cs="Calibri"/>
                <w:lang w:eastAsia="tr-TR"/>
              </w:rPr>
            </w:pPr>
          </w:p>
          <w:p w14:paraId="1017C4CF" w14:textId="57CF1588" w:rsidR="00277DFB" w:rsidRPr="00BE57EE" w:rsidRDefault="00277DFB" w:rsidP="00800DEF">
            <w:pPr>
              <w:rPr>
                <w:rFonts w:ascii="Calibri" w:eastAsia="Times New Roman" w:hAnsi="Calibri" w:cs="Calibri"/>
                <w:lang w:eastAsia="tr-TR"/>
              </w:rPr>
            </w:pPr>
            <w:r>
              <w:rPr>
                <w:rFonts w:ascii="Calibri" w:eastAsia="Times New Roman" w:hAnsi="Calibri" w:cs="Calibri"/>
                <w:lang w:eastAsia="tr-TR"/>
              </w:rPr>
              <w:t xml:space="preserve">4. Endüstriyel Cihazlar: </w:t>
            </w:r>
            <w:r w:rsidR="00385AA9">
              <w:rPr>
                <w:rFonts w:ascii="Calibri" w:eastAsia="Times New Roman" w:hAnsi="Calibri" w:cs="Calibri"/>
                <w:lang w:eastAsia="tr-TR"/>
              </w:rPr>
              <w:t xml:space="preserve">Bu cihazların gerçekleştirdiği uygulamalar ile ilgili olarak kendi içinde işlem yapabilmesi cihazların verimliliğini arttıracak, arızların önceden tahmin edilmesini sağlayacak, operatörlere daha sağlıklı verinin aktarılmasına </w:t>
            </w:r>
            <w:r w:rsidR="0000070B">
              <w:rPr>
                <w:rFonts w:ascii="Calibri" w:eastAsia="Times New Roman" w:hAnsi="Calibri" w:cs="Calibri"/>
                <w:lang w:eastAsia="tr-TR"/>
              </w:rPr>
              <w:t>imkân</w:t>
            </w:r>
            <w:r w:rsidR="00385AA9">
              <w:rPr>
                <w:rFonts w:ascii="Calibri" w:eastAsia="Times New Roman" w:hAnsi="Calibri" w:cs="Calibri"/>
                <w:lang w:eastAsia="tr-TR"/>
              </w:rPr>
              <w:t xml:space="preserve"> sunacaktır. </w:t>
            </w:r>
          </w:p>
          <w:p w14:paraId="291AFA43" w14:textId="0AFFA732" w:rsidR="0071091D" w:rsidRDefault="0071091D" w:rsidP="00800DEF">
            <w:pPr>
              <w:rPr>
                <w:rFonts w:ascii="Calibri" w:eastAsia="Times New Roman" w:hAnsi="Calibri" w:cs="Calibri"/>
                <w:color w:val="000000"/>
                <w:lang w:eastAsia="tr-TR"/>
              </w:rPr>
            </w:pPr>
          </w:p>
          <w:p w14:paraId="0CBDEE40" w14:textId="75672FB9" w:rsidR="0071091D" w:rsidRDefault="0071091D" w:rsidP="00800DEF">
            <w:pPr>
              <w:pBdr>
                <w:bottom w:val="single" w:sz="6" w:space="1" w:color="auto"/>
              </w:pBdr>
              <w:rPr>
                <w:rFonts w:ascii="Calibri" w:eastAsia="Times New Roman" w:hAnsi="Calibri" w:cs="Calibri"/>
                <w:color w:val="000000"/>
                <w:lang w:eastAsia="tr-TR"/>
              </w:rPr>
            </w:pPr>
          </w:p>
          <w:p w14:paraId="3C3B4EA6" w14:textId="77777777" w:rsidR="00B53A17" w:rsidRPr="00BA3F60" w:rsidRDefault="00B53A17" w:rsidP="009466E9">
            <w:pPr>
              <w:rPr>
                <w:rFonts w:ascii="Calibri" w:eastAsia="Times New Roman" w:hAnsi="Calibri" w:cs="Calibri"/>
                <w:color w:val="FF0000"/>
                <w:lang w:eastAsia="tr-TR"/>
              </w:rPr>
            </w:pPr>
          </w:p>
        </w:tc>
      </w:tr>
      <w:tr w:rsidR="00D40F33" w:rsidRPr="002432A7" w14:paraId="63C6C2CC" w14:textId="77777777" w:rsidTr="00052B24">
        <w:trPr>
          <w:trHeight w:val="345"/>
        </w:trPr>
        <w:tc>
          <w:tcPr>
            <w:tcW w:w="10491" w:type="dxa"/>
            <w:gridSpan w:val="5"/>
            <w:tcBorders>
              <w:top w:val="single" w:sz="12" w:space="0" w:color="auto"/>
              <w:left w:val="single" w:sz="12" w:space="0" w:color="auto"/>
              <w:bottom w:val="single" w:sz="4" w:space="0" w:color="auto"/>
              <w:right w:val="single" w:sz="12" w:space="0" w:color="auto"/>
            </w:tcBorders>
            <w:shd w:val="clear" w:color="auto" w:fill="auto"/>
            <w:vAlign w:val="bottom"/>
          </w:tcPr>
          <w:p w14:paraId="55BA366C" w14:textId="77777777" w:rsidR="00D40F33" w:rsidRDefault="00D40F33" w:rsidP="00D40F33">
            <w:pPr>
              <w:rPr>
                <w:rFonts w:ascii="Calibri" w:eastAsia="Times New Roman" w:hAnsi="Calibri" w:cs="Calibri"/>
                <w:b/>
                <w:bCs/>
                <w:color w:val="000000"/>
                <w:lang w:eastAsia="tr-TR"/>
              </w:rPr>
            </w:pPr>
            <w:r w:rsidRPr="002432A7">
              <w:rPr>
                <w:rFonts w:ascii="Calibri" w:eastAsia="Times New Roman" w:hAnsi="Calibri" w:cs="Calibri"/>
                <w:b/>
                <w:bCs/>
                <w:color w:val="000000"/>
                <w:lang w:eastAsia="tr-TR"/>
              </w:rPr>
              <w:lastRenderedPageBreak/>
              <w:t>Fon Destek Bilgileri:</w:t>
            </w:r>
          </w:p>
        </w:tc>
      </w:tr>
      <w:tr w:rsidR="00D40F33" w:rsidRPr="002432A7" w14:paraId="4A337EE7" w14:textId="77777777" w:rsidTr="00052B24">
        <w:trPr>
          <w:trHeight w:val="345"/>
        </w:trPr>
        <w:tc>
          <w:tcPr>
            <w:tcW w:w="10491" w:type="dxa"/>
            <w:gridSpan w:val="5"/>
            <w:tcBorders>
              <w:top w:val="single" w:sz="4" w:space="0" w:color="auto"/>
              <w:left w:val="single" w:sz="12" w:space="0" w:color="auto"/>
              <w:bottom w:val="single" w:sz="12" w:space="0" w:color="auto"/>
              <w:right w:val="single" w:sz="12" w:space="0" w:color="auto"/>
            </w:tcBorders>
            <w:shd w:val="clear" w:color="auto" w:fill="auto"/>
            <w:vAlign w:val="bottom"/>
          </w:tcPr>
          <w:p w14:paraId="5B2BE5B9" w14:textId="77777777" w:rsidR="00D40F33" w:rsidRPr="00E633EB" w:rsidRDefault="00D40F33" w:rsidP="00D40F33">
            <w:pPr>
              <w:rPr>
                <w:rFonts w:ascii="Calibri" w:eastAsia="Times New Roman" w:hAnsi="Calibri" w:cs="Calibri"/>
                <w:bCs/>
                <w:i/>
                <w:color w:val="000000"/>
                <w:lang w:eastAsia="tr-TR"/>
              </w:rPr>
            </w:pPr>
            <w:r>
              <w:rPr>
                <w:rFonts w:ascii="Calibri" w:eastAsia="Times New Roman" w:hAnsi="Calibri" w:cs="Calibri"/>
                <w:bCs/>
                <w:i/>
                <w:color w:val="000000"/>
                <w:sz w:val="20"/>
                <w:lang w:eastAsia="tr-TR"/>
              </w:rPr>
              <w:t xml:space="preserve">Devam eden veya planlanan </w:t>
            </w:r>
            <w:r w:rsidRPr="00E633EB">
              <w:rPr>
                <w:rFonts w:ascii="Calibri" w:eastAsia="Times New Roman" w:hAnsi="Calibri" w:cs="Calibri"/>
                <w:bCs/>
                <w:i/>
                <w:color w:val="000000"/>
                <w:sz w:val="20"/>
                <w:lang w:eastAsia="tr-TR"/>
              </w:rPr>
              <w:t xml:space="preserve">TÜBİTAK, KOSGEB </w:t>
            </w:r>
            <w:r>
              <w:rPr>
                <w:rFonts w:ascii="Calibri" w:eastAsia="Times New Roman" w:hAnsi="Calibri" w:cs="Calibri"/>
                <w:bCs/>
                <w:i/>
                <w:color w:val="000000"/>
                <w:sz w:val="20"/>
                <w:lang w:eastAsia="tr-TR"/>
              </w:rPr>
              <w:t>ve d</w:t>
            </w:r>
            <w:r w:rsidRPr="00E633EB">
              <w:rPr>
                <w:rFonts w:ascii="Calibri" w:eastAsia="Times New Roman" w:hAnsi="Calibri" w:cs="Calibri"/>
                <w:bCs/>
                <w:i/>
                <w:color w:val="000000"/>
                <w:sz w:val="20"/>
                <w:lang w:eastAsia="tr-TR"/>
              </w:rPr>
              <w:t>iğer</w:t>
            </w:r>
            <w:r w:rsidR="004416E8">
              <w:rPr>
                <w:rFonts w:ascii="Calibri" w:eastAsia="Times New Roman" w:hAnsi="Calibri" w:cs="Calibri"/>
                <w:bCs/>
                <w:i/>
                <w:color w:val="000000"/>
                <w:sz w:val="20"/>
                <w:lang w:eastAsia="tr-TR"/>
              </w:rPr>
              <w:t xml:space="preserve"> ulusal v</w:t>
            </w:r>
            <w:r>
              <w:rPr>
                <w:rFonts w:ascii="Calibri" w:eastAsia="Times New Roman" w:hAnsi="Calibri" w:cs="Calibri"/>
                <w:bCs/>
                <w:i/>
                <w:color w:val="000000"/>
                <w:sz w:val="20"/>
                <w:lang w:eastAsia="tr-TR"/>
              </w:rPr>
              <w:t>e uluslararası d</w:t>
            </w:r>
            <w:r w:rsidRPr="00E633EB">
              <w:rPr>
                <w:rFonts w:ascii="Calibri" w:eastAsia="Times New Roman" w:hAnsi="Calibri" w:cs="Calibri"/>
                <w:bCs/>
                <w:i/>
                <w:color w:val="000000"/>
                <w:sz w:val="20"/>
                <w:lang w:eastAsia="tr-TR"/>
              </w:rPr>
              <w:t>estekler</w:t>
            </w:r>
            <w:r>
              <w:rPr>
                <w:rFonts w:ascii="Calibri" w:eastAsia="Times New Roman" w:hAnsi="Calibri" w:cs="Calibri"/>
                <w:bCs/>
                <w:i/>
                <w:color w:val="000000"/>
                <w:sz w:val="20"/>
                <w:lang w:eastAsia="tr-TR"/>
              </w:rPr>
              <w:t xml:space="preserve"> hakkında bilgi veriniz.</w:t>
            </w:r>
          </w:p>
          <w:p w14:paraId="3E18CD56" w14:textId="77777777" w:rsidR="00D40F33" w:rsidRPr="00BE57EE" w:rsidRDefault="00D40F33" w:rsidP="00D40F33">
            <w:pPr>
              <w:rPr>
                <w:rFonts w:ascii="Calibri" w:eastAsia="Times New Roman" w:hAnsi="Calibri" w:cs="Calibri"/>
                <w:color w:val="000000"/>
                <w:lang w:eastAsia="tr-TR"/>
              </w:rPr>
            </w:pPr>
          </w:p>
          <w:p w14:paraId="26D58241" w14:textId="1105F444" w:rsidR="00813666" w:rsidRPr="00BE57EE" w:rsidRDefault="00800DEF" w:rsidP="00D40F33">
            <w:pPr>
              <w:rPr>
                <w:rFonts w:ascii="Calibri" w:eastAsia="Times New Roman" w:hAnsi="Calibri" w:cs="Calibri"/>
                <w:color w:val="000000"/>
                <w:lang w:eastAsia="tr-TR"/>
              </w:rPr>
            </w:pPr>
            <w:r w:rsidRPr="00BE57EE">
              <w:rPr>
                <w:rFonts w:ascii="Calibri" w:eastAsia="Times New Roman" w:hAnsi="Calibri" w:cs="Calibri"/>
                <w:color w:val="000000"/>
                <w:lang w:eastAsia="tr-TR"/>
              </w:rPr>
              <w:t xml:space="preserve">Firmanın şu anda değerlendirme aşamasında bulunan bir KOSGEB projesi bulunmaktadır. Bu proje kapsamında kapalı ortam hava kalitesi yönetim sistemi geliştirmesi gerçekleştirilecektir. </w:t>
            </w:r>
          </w:p>
          <w:p w14:paraId="2C789093" w14:textId="284F0FE6" w:rsidR="00800DEF" w:rsidRPr="00BE57EE" w:rsidRDefault="00800DEF" w:rsidP="00D40F33">
            <w:pPr>
              <w:rPr>
                <w:rFonts w:ascii="Calibri" w:eastAsia="Times New Roman" w:hAnsi="Calibri" w:cs="Calibri"/>
                <w:color w:val="000000"/>
                <w:lang w:eastAsia="tr-TR"/>
              </w:rPr>
            </w:pPr>
          </w:p>
          <w:p w14:paraId="7C21C2BE" w14:textId="1D508A28" w:rsidR="00800DEF" w:rsidRPr="00BE57EE" w:rsidRDefault="00800DEF" w:rsidP="00D40F33">
            <w:pPr>
              <w:rPr>
                <w:rFonts w:ascii="Calibri" w:eastAsia="Times New Roman" w:hAnsi="Calibri" w:cs="Calibri"/>
                <w:color w:val="000000"/>
                <w:lang w:eastAsia="tr-TR"/>
              </w:rPr>
            </w:pPr>
            <w:r w:rsidRPr="00BE57EE">
              <w:rPr>
                <w:rFonts w:ascii="Calibri" w:eastAsia="Times New Roman" w:hAnsi="Calibri" w:cs="Calibri"/>
                <w:color w:val="000000"/>
                <w:lang w:eastAsia="tr-TR"/>
              </w:rPr>
              <w:t xml:space="preserve">TÜBİTAK tarafından yeni açılmış olan 1507 KOBİ Ar-Ge Başlangıç Programına başvuru yapılması hedeflenmektedir. Bu kapsamda akıllı şehir uygulamalarına yönelik bir ekosistem geliştirilmesi hedeflenmektedir. </w:t>
            </w:r>
          </w:p>
          <w:p w14:paraId="67F2AC83" w14:textId="77777777" w:rsidR="00B53A17" w:rsidRPr="00BE57EE" w:rsidRDefault="00B53A17" w:rsidP="00D40F33">
            <w:pPr>
              <w:rPr>
                <w:rFonts w:ascii="Calibri" w:eastAsia="Times New Roman" w:hAnsi="Calibri" w:cs="Calibri"/>
                <w:color w:val="000000"/>
                <w:lang w:eastAsia="tr-TR"/>
              </w:rPr>
            </w:pPr>
          </w:p>
          <w:p w14:paraId="63D10091" w14:textId="77777777" w:rsidR="00D40F33" w:rsidRDefault="00D40F33" w:rsidP="00D40F33">
            <w:pPr>
              <w:rPr>
                <w:rFonts w:ascii="Calibri" w:eastAsia="Times New Roman" w:hAnsi="Calibri" w:cs="Calibri"/>
                <w:b/>
                <w:bCs/>
                <w:color w:val="000000"/>
                <w:lang w:eastAsia="tr-TR"/>
              </w:rPr>
            </w:pPr>
          </w:p>
          <w:p w14:paraId="640FB8DA" w14:textId="77777777" w:rsidR="00D40F33" w:rsidRDefault="00D40F33" w:rsidP="00D40F33">
            <w:pPr>
              <w:rPr>
                <w:rFonts w:ascii="Calibri" w:eastAsia="Times New Roman" w:hAnsi="Calibri" w:cs="Calibri"/>
                <w:b/>
                <w:bCs/>
                <w:color w:val="000000"/>
                <w:lang w:eastAsia="tr-TR"/>
              </w:rPr>
            </w:pPr>
          </w:p>
        </w:tc>
      </w:tr>
      <w:tr w:rsidR="00D40F33" w:rsidRPr="002432A7" w14:paraId="4EE23485" w14:textId="77777777" w:rsidTr="00052B24">
        <w:trPr>
          <w:trHeight w:val="345"/>
        </w:trPr>
        <w:tc>
          <w:tcPr>
            <w:tcW w:w="10491" w:type="dxa"/>
            <w:gridSpan w:val="5"/>
            <w:tcBorders>
              <w:top w:val="single" w:sz="12" w:space="0" w:color="auto"/>
              <w:left w:val="single" w:sz="12" w:space="0" w:color="auto"/>
              <w:bottom w:val="single" w:sz="4" w:space="0" w:color="auto"/>
              <w:right w:val="single" w:sz="12" w:space="0" w:color="auto"/>
            </w:tcBorders>
            <w:shd w:val="clear" w:color="auto" w:fill="auto"/>
            <w:vAlign w:val="bottom"/>
          </w:tcPr>
          <w:p w14:paraId="3498397D" w14:textId="77777777" w:rsidR="00D40F33" w:rsidRPr="002432A7" w:rsidRDefault="00A64DE6" w:rsidP="00A46EC8">
            <w:pPr>
              <w:rPr>
                <w:rFonts w:ascii="Calibri" w:eastAsia="Times New Roman" w:hAnsi="Calibri" w:cs="Calibri"/>
                <w:b/>
                <w:bCs/>
                <w:color w:val="000000"/>
                <w:lang w:eastAsia="tr-TR"/>
              </w:rPr>
            </w:pPr>
            <w:r w:rsidRPr="002432A7">
              <w:rPr>
                <w:rFonts w:ascii="Calibri" w:eastAsia="Times New Roman" w:hAnsi="Calibri" w:cs="Calibri"/>
                <w:b/>
                <w:bCs/>
                <w:color w:val="000000"/>
                <w:lang w:eastAsia="tr-TR"/>
              </w:rPr>
              <w:t xml:space="preserve">Fikri </w:t>
            </w:r>
            <w:proofErr w:type="gramStart"/>
            <w:r w:rsidRPr="002432A7">
              <w:rPr>
                <w:rFonts w:ascii="Calibri" w:eastAsia="Times New Roman" w:hAnsi="Calibri" w:cs="Calibri"/>
                <w:b/>
                <w:bCs/>
                <w:color w:val="000000"/>
                <w:lang w:eastAsia="tr-TR"/>
              </w:rPr>
              <w:t>Ve</w:t>
            </w:r>
            <w:proofErr w:type="gramEnd"/>
            <w:r w:rsidRPr="002432A7">
              <w:rPr>
                <w:rFonts w:ascii="Calibri" w:eastAsia="Times New Roman" w:hAnsi="Calibri" w:cs="Calibri"/>
                <w:b/>
                <w:bCs/>
                <w:color w:val="000000"/>
                <w:lang w:eastAsia="tr-TR"/>
              </w:rPr>
              <w:t xml:space="preserve"> Sınai Mülkiyet Hakları</w:t>
            </w:r>
            <w:r>
              <w:rPr>
                <w:rFonts w:ascii="Calibri" w:eastAsia="Times New Roman" w:hAnsi="Calibri" w:cs="Calibri"/>
                <w:b/>
                <w:bCs/>
                <w:color w:val="000000"/>
                <w:lang w:eastAsia="tr-TR"/>
              </w:rPr>
              <w:t xml:space="preserve"> </w:t>
            </w:r>
            <w:r w:rsidRPr="002432A7">
              <w:rPr>
                <w:rFonts w:ascii="Calibri" w:eastAsia="Times New Roman" w:hAnsi="Calibri" w:cs="Calibri"/>
                <w:b/>
                <w:bCs/>
                <w:color w:val="000000"/>
                <w:lang w:eastAsia="tr-TR"/>
              </w:rPr>
              <w:t>Başvuru Bilgisi:</w:t>
            </w:r>
          </w:p>
        </w:tc>
      </w:tr>
      <w:tr w:rsidR="00D40F33" w:rsidRPr="002432A7" w14:paraId="71C68B40" w14:textId="77777777" w:rsidTr="00052B24">
        <w:trPr>
          <w:trHeight w:val="345"/>
        </w:trPr>
        <w:tc>
          <w:tcPr>
            <w:tcW w:w="10491" w:type="dxa"/>
            <w:gridSpan w:val="5"/>
            <w:tcBorders>
              <w:top w:val="single" w:sz="4" w:space="0" w:color="auto"/>
              <w:left w:val="single" w:sz="12" w:space="0" w:color="auto"/>
              <w:bottom w:val="single" w:sz="12" w:space="0" w:color="auto"/>
              <w:right w:val="single" w:sz="12" w:space="0" w:color="auto"/>
            </w:tcBorders>
            <w:shd w:val="clear" w:color="auto" w:fill="auto"/>
            <w:vAlign w:val="bottom"/>
          </w:tcPr>
          <w:p w14:paraId="5705B06D" w14:textId="35D0DBF3" w:rsidR="00A64DE6" w:rsidRDefault="00A64DE6" w:rsidP="00A64DE6">
            <w:pPr>
              <w:rPr>
                <w:rFonts w:ascii="Calibri" w:eastAsia="Times New Roman" w:hAnsi="Calibri" w:cs="Calibri"/>
                <w:bCs/>
                <w:i/>
                <w:color w:val="000000"/>
                <w:sz w:val="20"/>
                <w:lang w:eastAsia="tr-TR"/>
              </w:rPr>
            </w:pPr>
            <w:r>
              <w:rPr>
                <w:rFonts w:ascii="Calibri" w:eastAsia="Times New Roman" w:hAnsi="Calibri" w:cs="Calibri"/>
                <w:bCs/>
                <w:i/>
                <w:color w:val="000000"/>
                <w:sz w:val="20"/>
                <w:lang w:eastAsia="tr-TR"/>
              </w:rPr>
              <w:t xml:space="preserve">Devam eden veya planlanan </w:t>
            </w:r>
            <w:r w:rsidRPr="00E633EB">
              <w:rPr>
                <w:rFonts w:ascii="Calibri" w:eastAsia="Times New Roman" w:hAnsi="Calibri" w:cs="Calibri"/>
                <w:bCs/>
                <w:i/>
                <w:color w:val="000000"/>
                <w:sz w:val="20"/>
                <w:lang w:eastAsia="tr-TR"/>
              </w:rPr>
              <w:t xml:space="preserve">Patent, Faydalı </w:t>
            </w:r>
            <w:r>
              <w:rPr>
                <w:rFonts w:ascii="Calibri" w:eastAsia="Times New Roman" w:hAnsi="Calibri" w:cs="Calibri"/>
                <w:bCs/>
                <w:i/>
                <w:color w:val="000000"/>
                <w:sz w:val="20"/>
                <w:lang w:eastAsia="tr-TR"/>
              </w:rPr>
              <w:t>Model, Endüstriyel Tasarım vb. belgeleri belirtiniz.</w:t>
            </w:r>
          </w:p>
          <w:p w14:paraId="2892D4B1" w14:textId="23F654DB" w:rsidR="00800DEF" w:rsidRDefault="00800DEF" w:rsidP="00A64DE6">
            <w:pPr>
              <w:rPr>
                <w:rFonts w:ascii="Calibri" w:eastAsia="Times New Roman" w:hAnsi="Calibri" w:cs="Calibri"/>
                <w:bCs/>
                <w:i/>
                <w:color w:val="000000"/>
                <w:sz w:val="20"/>
                <w:lang w:eastAsia="tr-TR"/>
              </w:rPr>
            </w:pPr>
          </w:p>
          <w:p w14:paraId="3C222522" w14:textId="73DCE4F2" w:rsidR="00800DEF" w:rsidRPr="00BE57EE" w:rsidRDefault="00800DEF" w:rsidP="00A64DE6">
            <w:pPr>
              <w:rPr>
                <w:rFonts w:ascii="Calibri" w:eastAsia="Times New Roman" w:hAnsi="Calibri" w:cs="Calibri"/>
                <w:color w:val="000000"/>
                <w:lang w:eastAsia="tr-TR"/>
              </w:rPr>
            </w:pPr>
            <w:r w:rsidRPr="009E423E">
              <w:rPr>
                <w:rFonts w:ascii="Calibri" w:eastAsia="Times New Roman" w:hAnsi="Calibri" w:cs="Calibri"/>
                <w:color w:val="000000"/>
                <w:highlight w:val="yellow"/>
                <w:lang w:eastAsia="tr-TR"/>
              </w:rPr>
              <w:t>Proje</w:t>
            </w:r>
            <w:r w:rsidRPr="009E423E">
              <w:rPr>
                <w:rFonts w:ascii="Calibri" w:eastAsia="Times New Roman" w:hAnsi="Calibri" w:cs="Calibri"/>
                <w:bCs/>
                <w:iCs/>
                <w:color w:val="000000"/>
                <w:sz w:val="20"/>
                <w:highlight w:val="yellow"/>
                <w:lang w:eastAsia="tr-TR"/>
              </w:rPr>
              <w:t xml:space="preserve"> </w:t>
            </w:r>
            <w:r w:rsidRPr="009E423E">
              <w:rPr>
                <w:rFonts w:ascii="Calibri" w:eastAsia="Times New Roman" w:hAnsi="Calibri" w:cs="Calibri"/>
                <w:color w:val="000000"/>
                <w:highlight w:val="yellow"/>
                <w:lang w:eastAsia="tr-TR"/>
              </w:rPr>
              <w:t xml:space="preserve">kapsamında yapılan çalışmalar sonucunda </w:t>
            </w:r>
            <w:r w:rsidR="00385AA9" w:rsidRPr="009E423E">
              <w:rPr>
                <w:rFonts w:ascii="Calibri" w:eastAsia="Times New Roman" w:hAnsi="Calibri" w:cs="Calibri"/>
                <w:color w:val="000000"/>
                <w:highlight w:val="yellow"/>
                <w:lang w:eastAsia="tr-TR"/>
              </w:rPr>
              <w:t>bir FSMH başvuru olacak mı?</w:t>
            </w:r>
          </w:p>
          <w:p w14:paraId="104E24D6" w14:textId="77777777" w:rsidR="00D40F33" w:rsidRDefault="00D40F33" w:rsidP="00D40F33">
            <w:pPr>
              <w:rPr>
                <w:rFonts w:ascii="Calibri" w:eastAsia="Times New Roman" w:hAnsi="Calibri" w:cs="Calibri"/>
                <w:b/>
                <w:bCs/>
                <w:color w:val="000000"/>
                <w:lang w:eastAsia="tr-TR"/>
              </w:rPr>
            </w:pPr>
          </w:p>
          <w:p w14:paraId="7005254D" w14:textId="77777777" w:rsidR="00813666" w:rsidRDefault="00813666" w:rsidP="00D40F33">
            <w:pPr>
              <w:rPr>
                <w:rFonts w:ascii="Calibri" w:eastAsia="Times New Roman" w:hAnsi="Calibri" w:cs="Calibri"/>
                <w:b/>
                <w:bCs/>
                <w:color w:val="000000"/>
                <w:lang w:eastAsia="tr-TR"/>
              </w:rPr>
            </w:pPr>
          </w:p>
          <w:p w14:paraId="3533D4AA" w14:textId="77777777" w:rsidR="00B53A17" w:rsidRDefault="00B53A17" w:rsidP="00D40F33">
            <w:pPr>
              <w:rPr>
                <w:rFonts w:ascii="Calibri" w:eastAsia="Times New Roman" w:hAnsi="Calibri" w:cs="Calibri"/>
                <w:b/>
                <w:bCs/>
                <w:color w:val="000000"/>
                <w:lang w:eastAsia="tr-TR"/>
              </w:rPr>
            </w:pPr>
          </w:p>
          <w:p w14:paraId="59478BEA" w14:textId="1BF825E0" w:rsidR="00800DEF" w:rsidRDefault="00800DEF" w:rsidP="00D40F33">
            <w:pPr>
              <w:rPr>
                <w:rFonts w:ascii="Calibri" w:eastAsia="Times New Roman" w:hAnsi="Calibri" w:cs="Calibri"/>
                <w:b/>
                <w:bCs/>
                <w:color w:val="000000"/>
                <w:lang w:eastAsia="tr-TR"/>
              </w:rPr>
            </w:pPr>
          </w:p>
          <w:p w14:paraId="19D1D326" w14:textId="219E2B4E" w:rsidR="009E423E" w:rsidRDefault="009E423E" w:rsidP="00D40F33">
            <w:pPr>
              <w:rPr>
                <w:rFonts w:ascii="Calibri" w:eastAsia="Times New Roman" w:hAnsi="Calibri" w:cs="Calibri"/>
                <w:b/>
                <w:bCs/>
                <w:color w:val="000000"/>
                <w:lang w:eastAsia="tr-TR"/>
              </w:rPr>
            </w:pPr>
          </w:p>
          <w:p w14:paraId="4BF00249" w14:textId="51949824" w:rsidR="009E423E" w:rsidRDefault="009E423E" w:rsidP="00D40F33">
            <w:pPr>
              <w:rPr>
                <w:rFonts w:ascii="Calibri" w:eastAsia="Times New Roman" w:hAnsi="Calibri" w:cs="Calibri"/>
                <w:b/>
                <w:bCs/>
                <w:color w:val="000000"/>
                <w:lang w:eastAsia="tr-TR"/>
              </w:rPr>
            </w:pPr>
          </w:p>
          <w:p w14:paraId="4C9D6CF4" w14:textId="4E69983E" w:rsidR="009E423E" w:rsidRDefault="009E423E" w:rsidP="00D40F33">
            <w:pPr>
              <w:rPr>
                <w:rFonts w:ascii="Calibri" w:eastAsia="Times New Roman" w:hAnsi="Calibri" w:cs="Calibri"/>
                <w:b/>
                <w:bCs/>
                <w:color w:val="000000"/>
                <w:lang w:eastAsia="tr-TR"/>
              </w:rPr>
            </w:pPr>
          </w:p>
          <w:p w14:paraId="440266ED" w14:textId="2B337B39" w:rsidR="009E423E" w:rsidRDefault="009E423E" w:rsidP="00D40F33">
            <w:pPr>
              <w:rPr>
                <w:rFonts w:ascii="Calibri" w:eastAsia="Times New Roman" w:hAnsi="Calibri" w:cs="Calibri"/>
                <w:b/>
                <w:bCs/>
                <w:color w:val="000000"/>
                <w:lang w:eastAsia="tr-TR"/>
              </w:rPr>
            </w:pPr>
          </w:p>
          <w:p w14:paraId="710B0D79" w14:textId="5010DE02" w:rsidR="009E423E" w:rsidRDefault="009E423E" w:rsidP="00D40F33">
            <w:pPr>
              <w:rPr>
                <w:rFonts w:ascii="Calibri" w:eastAsia="Times New Roman" w:hAnsi="Calibri" w:cs="Calibri"/>
                <w:b/>
                <w:bCs/>
                <w:color w:val="000000"/>
                <w:lang w:eastAsia="tr-TR"/>
              </w:rPr>
            </w:pPr>
          </w:p>
          <w:p w14:paraId="3221C0BA" w14:textId="77777777" w:rsidR="009E423E" w:rsidRDefault="009E423E" w:rsidP="00D40F33">
            <w:pPr>
              <w:rPr>
                <w:rFonts w:ascii="Calibri" w:eastAsia="Times New Roman" w:hAnsi="Calibri" w:cs="Calibri"/>
                <w:b/>
                <w:bCs/>
                <w:color w:val="000000"/>
                <w:lang w:eastAsia="tr-TR"/>
              </w:rPr>
            </w:pPr>
          </w:p>
          <w:p w14:paraId="1074F423" w14:textId="20723AD4" w:rsidR="00800DEF" w:rsidRPr="002432A7" w:rsidRDefault="00800DEF" w:rsidP="00D40F33">
            <w:pPr>
              <w:rPr>
                <w:rFonts w:ascii="Calibri" w:eastAsia="Times New Roman" w:hAnsi="Calibri" w:cs="Calibri"/>
                <w:b/>
                <w:bCs/>
                <w:color w:val="000000"/>
                <w:lang w:eastAsia="tr-TR"/>
              </w:rPr>
            </w:pPr>
          </w:p>
        </w:tc>
      </w:tr>
      <w:tr w:rsidR="00D40F33" w:rsidRPr="002432A7" w14:paraId="6709424F" w14:textId="77777777" w:rsidTr="00052B24">
        <w:trPr>
          <w:trHeight w:val="345"/>
        </w:trPr>
        <w:tc>
          <w:tcPr>
            <w:tcW w:w="10491" w:type="dxa"/>
            <w:gridSpan w:val="5"/>
            <w:tcBorders>
              <w:top w:val="single" w:sz="12" w:space="0" w:color="auto"/>
              <w:left w:val="single" w:sz="12" w:space="0" w:color="auto"/>
              <w:bottom w:val="single" w:sz="4" w:space="0" w:color="auto"/>
              <w:right w:val="single" w:sz="12" w:space="0" w:color="auto"/>
            </w:tcBorders>
            <w:shd w:val="clear" w:color="auto" w:fill="auto"/>
            <w:vAlign w:val="bottom"/>
            <w:hideMark/>
          </w:tcPr>
          <w:p w14:paraId="68D8FA5A" w14:textId="77777777" w:rsidR="00D40F33" w:rsidRPr="002432A7" w:rsidRDefault="00A64DE6" w:rsidP="00D40F33">
            <w:pPr>
              <w:rPr>
                <w:rFonts w:ascii="Calibri" w:eastAsia="Times New Roman" w:hAnsi="Calibri" w:cs="Calibri"/>
                <w:b/>
                <w:bCs/>
                <w:color w:val="000000"/>
                <w:lang w:eastAsia="tr-TR"/>
              </w:rPr>
            </w:pPr>
            <w:r>
              <w:rPr>
                <w:rFonts w:ascii="Calibri" w:eastAsia="Times New Roman" w:hAnsi="Calibri" w:cs="Calibri"/>
                <w:b/>
                <w:bCs/>
                <w:color w:val="000000"/>
                <w:lang w:eastAsia="tr-TR"/>
              </w:rPr>
              <w:t>Projenin Çıktısı/Hedef Müşteri Bilgisi:</w:t>
            </w:r>
          </w:p>
        </w:tc>
      </w:tr>
      <w:tr w:rsidR="00D40F33" w:rsidRPr="002432A7" w14:paraId="2CF8F053" w14:textId="77777777" w:rsidTr="00052B24">
        <w:trPr>
          <w:trHeight w:val="345"/>
        </w:trPr>
        <w:tc>
          <w:tcPr>
            <w:tcW w:w="10491" w:type="dxa"/>
            <w:gridSpan w:val="5"/>
            <w:tcBorders>
              <w:top w:val="single" w:sz="4" w:space="0" w:color="auto"/>
              <w:left w:val="single" w:sz="12" w:space="0" w:color="auto"/>
              <w:bottom w:val="single" w:sz="12" w:space="0" w:color="auto"/>
              <w:right w:val="single" w:sz="12" w:space="0" w:color="auto"/>
            </w:tcBorders>
            <w:shd w:val="clear" w:color="auto" w:fill="auto"/>
            <w:vAlign w:val="bottom"/>
          </w:tcPr>
          <w:p w14:paraId="6941B4F3" w14:textId="77777777" w:rsidR="00A64DE6" w:rsidRDefault="00A64DE6" w:rsidP="00A64DE6">
            <w:pPr>
              <w:rPr>
                <w:rFonts w:ascii="Calibri" w:eastAsia="Times New Roman" w:hAnsi="Calibri" w:cs="Calibri"/>
                <w:b/>
                <w:bCs/>
                <w:color w:val="000000"/>
                <w:lang w:eastAsia="tr-TR"/>
              </w:rPr>
            </w:pPr>
            <w:r>
              <w:rPr>
                <w:rFonts w:ascii="Calibri" w:eastAsia="Times New Roman" w:hAnsi="Calibri" w:cs="Calibri"/>
                <w:bCs/>
                <w:i/>
                <w:color w:val="000000"/>
                <w:sz w:val="20"/>
                <w:lang w:eastAsia="tr-TR"/>
              </w:rPr>
              <w:t>Ön görülen proje çıktılarını ve hedef müşteri bilgilerini kısaca belirtiniz.</w:t>
            </w:r>
          </w:p>
          <w:p w14:paraId="010EFAE2" w14:textId="77777777" w:rsidR="00813666" w:rsidRDefault="00813666" w:rsidP="00D40F33">
            <w:pPr>
              <w:rPr>
                <w:rFonts w:ascii="Calibri" w:eastAsia="Times New Roman" w:hAnsi="Calibri" w:cs="Calibri"/>
                <w:b/>
                <w:bCs/>
                <w:color w:val="000000"/>
                <w:lang w:eastAsia="tr-TR"/>
              </w:rPr>
            </w:pPr>
          </w:p>
          <w:p w14:paraId="0622090D" w14:textId="68729B79" w:rsidR="00770A0C" w:rsidRDefault="00385AA9" w:rsidP="00770A0C">
            <w:pPr>
              <w:rPr>
                <w:rFonts w:ascii="Calibri" w:eastAsia="Times New Roman" w:hAnsi="Calibri" w:cs="Calibri"/>
                <w:color w:val="000000"/>
                <w:lang w:eastAsia="tr-TR"/>
              </w:rPr>
            </w:pPr>
            <w:r>
              <w:rPr>
                <w:rFonts w:ascii="Calibri" w:eastAsia="Times New Roman" w:hAnsi="Calibri" w:cs="Calibri"/>
                <w:color w:val="000000"/>
                <w:lang w:eastAsia="tr-TR"/>
              </w:rPr>
              <w:t xml:space="preserve">Proje çıktısı bir platform olarak düşünülebilir. Bu platform ile bağlı olmayan cihazların </w:t>
            </w:r>
            <w:proofErr w:type="spellStart"/>
            <w:r>
              <w:rPr>
                <w:rFonts w:ascii="Calibri" w:eastAsia="Times New Roman" w:hAnsi="Calibri" w:cs="Calibri"/>
                <w:color w:val="000000"/>
                <w:lang w:eastAsia="tr-TR"/>
              </w:rPr>
              <w:t>IoT</w:t>
            </w:r>
            <w:proofErr w:type="spellEnd"/>
            <w:r>
              <w:rPr>
                <w:rFonts w:ascii="Calibri" w:eastAsia="Times New Roman" w:hAnsi="Calibri" w:cs="Calibri"/>
                <w:color w:val="000000"/>
                <w:lang w:eastAsia="tr-TR"/>
              </w:rPr>
              <w:t xml:space="preserve"> özelliğine sahip olması ve birbiri ile haberleşmesi sağlanacaktır. Platforma uygun olarak geliştirilecek olan </w:t>
            </w:r>
            <w:proofErr w:type="spellStart"/>
            <w:r>
              <w:rPr>
                <w:rFonts w:ascii="Calibri" w:eastAsia="Times New Roman" w:hAnsi="Calibri" w:cs="Calibri"/>
                <w:color w:val="000000"/>
                <w:lang w:eastAsia="tr-TR"/>
              </w:rPr>
              <w:t>edge</w:t>
            </w:r>
            <w:proofErr w:type="spellEnd"/>
            <w:r>
              <w:rPr>
                <w:rFonts w:ascii="Calibri" w:eastAsia="Times New Roman" w:hAnsi="Calibri" w:cs="Calibri"/>
                <w:color w:val="000000"/>
                <w:lang w:eastAsia="tr-TR"/>
              </w:rPr>
              <w:t xml:space="preserve"> </w:t>
            </w:r>
            <w:proofErr w:type="spellStart"/>
            <w:r>
              <w:rPr>
                <w:rFonts w:ascii="Calibri" w:eastAsia="Times New Roman" w:hAnsi="Calibri" w:cs="Calibri"/>
                <w:color w:val="000000"/>
                <w:lang w:eastAsia="tr-TR"/>
              </w:rPr>
              <w:t>computing</w:t>
            </w:r>
            <w:proofErr w:type="spellEnd"/>
            <w:r>
              <w:rPr>
                <w:rFonts w:ascii="Calibri" w:eastAsia="Times New Roman" w:hAnsi="Calibri" w:cs="Calibri"/>
                <w:color w:val="000000"/>
                <w:lang w:eastAsia="tr-TR"/>
              </w:rPr>
              <w:t xml:space="preserve"> teknolojisi ile birlikte sistem içerisindeki verilerin uçta işlenmesi sağlanacaktır. Böylece cihazların otonom hale gelmesi, makine öğrenmesi ve yapay </w:t>
            </w:r>
            <w:r w:rsidR="0000070B">
              <w:rPr>
                <w:rFonts w:ascii="Calibri" w:eastAsia="Times New Roman" w:hAnsi="Calibri" w:cs="Calibri"/>
                <w:color w:val="000000"/>
                <w:lang w:eastAsia="tr-TR"/>
              </w:rPr>
              <w:t>zekâ</w:t>
            </w:r>
            <w:r>
              <w:rPr>
                <w:rFonts w:ascii="Calibri" w:eastAsia="Times New Roman" w:hAnsi="Calibri" w:cs="Calibri"/>
                <w:color w:val="000000"/>
                <w:lang w:eastAsia="tr-TR"/>
              </w:rPr>
              <w:t xml:space="preserve"> uygulamaları ile kendilerini eğitmesi, ağdan bağımsız işlem yapabilmesi, sunuculardaki yükün azaltılarak daha hızlı ve gecikmesiz işlem yapılabilmesi sağlanacaktır. </w:t>
            </w:r>
          </w:p>
          <w:p w14:paraId="584BE97D" w14:textId="73494A81" w:rsidR="00385AA9" w:rsidRDefault="00385AA9" w:rsidP="00770A0C">
            <w:pPr>
              <w:rPr>
                <w:rFonts w:ascii="Calibri" w:eastAsia="Times New Roman" w:hAnsi="Calibri" w:cs="Calibri"/>
                <w:color w:val="000000"/>
                <w:lang w:eastAsia="tr-TR"/>
              </w:rPr>
            </w:pPr>
          </w:p>
          <w:p w14:paraId="06513FCF" w14:textId="441FF8E2" w:rsidR="00385AA9" w:rsidRDefault="00385AA9" w:rsidP="00770A0C">
            <w:pPr>
              <w:rPr>
                <w:rFonts w:ascii="Calibri" w:eastAsia="Times New Roman" w:hAnsi="Calibri" w:cs="Calibri"/>
                <w:color w:val="000000"/>
                <w:lang w:eastAsia="tr-TR"/>
              </w:rPr>
            </w:pPr>
            <w:r>
              <w:rPr>
                <w:rFonts w:ascii="Calibri" w:eastAsia="Times New Roman" w:hAnsi="Calibri" w:cs="Calibri"/>
                <w:color w:val="000000"/>
                <w:lang w:eastAsia="tr-TR"/>
              </w:rPr>
              <w:t xml:space="preserve">Proje çıktısı olan ürünün sunulabileceği sektör ve pazarlar çok fazladır. Şu anda </w:t>
            </w:r>
            <w:proofErr w:type="spellStart"/>
            <w:r>
              <w:rPr>
                <w:rFonts w:ascii="Calibri" w:eastAsia="Times New Roman" w:hAnsi="Calibri" w:cs="Calibri"/>
                <w:color w:val="000000"/>
                <w:lang w:eastAsia="tr-TR"/>
              </w:rPr>
              <w:t>IoT</w:t>
            </w:r>
            <w:proofErr w:type="spellEnd"/>
            <w:r>
              <w:rPr>
                <w:rFonts w:ascii="Calibri" w:eastAsia="Times New Roman" w:hAnsi="Calibri" w:cs="Calibri"/>
                <w:color w:val="000000"/>
                <w:lang w:eastAsia="tr-TR"/>
              </w:rPr>
              <w:t xml:space="preserve"> mevcut olan neredeyse her cihaza uygulanabilir bir çözüm haline gelmiştir. Bu açıdan Endüstri 4.0, akıllı bina, akıllı ev, akıllı şehir </w:t>
            </w:r>
            <w:r>
              <w:rPr>
                <w:rFonts w:ascii="Calibri" w:eastAsia="Times New Roman" w:hAnsi="Calibri" w:cs="Calibri"/>
                <w:color w:val="000000"/>
                <w:lang w:eastAsia="tr-TR"/>
              </w:rPr>
              <w:lastRenderedPageBreak/>
              <w:t xml:space="preserve">uygulamalarında, otomotiv sektöründe, ulaşım, tarım vb. pek çok farklı alanda uygulanabilir bir çözüm geliştirilecektir. </w:t>
            </w:r>
          </w:p>
          <w:p w14:paraId="6A470646" w14:textId="77777777" w:rsidR="00385AA9" w:rsidRDefault="00385AA9" w:rsidP="00770A0C">
            <w:pPr>
              <w:rPr>
                <w:rFonts w:ascii="Calibri" w:eastAsia="Times New Roman" w:hAnsi="Calibri" w:cs="Calibri"/>
                <w:color w:val="000000"/>
                <w:lang w:eastAsia="tr-TR"/>
              </w:rPr>
            </w:pPr>
          </w:p>
          <w:p w14:paraId="7F7F9524" w14:textId="77777777" w:rsidR="00385AA9" w:rsidRDefault="00385AA9" w:rsidP="00770A0C">
            <w:pPr>
              <w:rPr>
                <w:rFonts w:ascii="Calibri" w:eastAsia="Times New Roman" w:hAnsi="Calibri" w:cs="Calibri"/>
                <w:color w:val="000000"/>
                <w:lang w:eastAsia="tr-TR"/>
              </w:rPr>
            </w:pPr>
            <w:r>
              <w:rPr>
                <w:rFonts w:ascii="Calibri" w:eastAsia="Times New Roman" w:hAnsi="Calibri" w:cs="Calibri"/>
                <w:color w:val="000000"/>
                <w:lang w:eastAsia="tr-TR"/>
              </w:rPr>
              <w:t xml:space="preserve">Ürünün geliştirilmesi sırasında müşteriler tarafından kolaylıkla iş süreçlerine adapte edilebilir yapıda olması, uzun süren yazılım geliştirme süreçlerine ihtiyaç duyulmaması sayesinde firmaların kendi altyapı ve ürünlerine adaptasyonu kolay olacaktır. </w:t>
            </w:r>
          </w:p>
          <w:p w14:paraId="5DBC3EDB" w14:textId="7CD97C8F" w:rsidR="00385AA9" w:rsidRDefault="00385AA9" w:rsidP="00770A0C">
            <w:pPr>
              <w:rPr>
                <w:rFonts w:ascii="Calibri" w:eastAsia="Times New Roman" w:hAnsi="Calibri" w:cs="Calibri"/>
                <w:color w:val="000000"/>
                <w:lang w:eastAsia="tr-TR"/>
              </w:rPr>
            </w:pPr>
          </w:p>
          <w:p w14:paraId="3E8C7236" w14:textId="7C4805C1" w:rsidR="00385AA9" w:rsidRDefault="00385AA9" w:rsidP="00770A0C">
            <w:pPr>
              <w:rPr>
                <w:rFonts w:ascii="Calibri" w:eastAsia="Times New Roman" w:hAnsi="Calibri" w:cs="Calibri"/>
                <w:color w:val="000000"/>
                <w:lang w:eastAsia="tr-TR"/>
              </w:rPr>
            </w:pPr>
            <w:r>
              <w:rPr>
                <w:rFonts w:ascii="Calibri" w:eastAsia="Times New Roman" w:hAnsi="Calibri" w:cs="Calibri"/>
                <w:color w:val="000000"/>
                <w:lang w:eastAsia="tr-TR"/>
              </w:rPr>
              <w:t>Geliştirilecek olan teknolojinin ilk olarak uygulanacağı alanlar firmanın halihazırda hizmet vermekte olduğu sektörler olarak düşünülmüştür.</w:t>
            </w:r>
          </w:p>
          <w:p w14:paraId="7211C867" w14:textId="2F420B09" w:rsidR="00385AA9" w:rsidRDefault="00385AA9" w:rsidP="00770A0C">
            <w:pPr>
              <w:rPr>
                <w:rFonts w:ascii="Calibri" w:eastAsia="Times New Roman" w:hAnsi="Calibri" w:cs="Calibri"/>
                <w:color w:val="000000"/>
                <w:lang w:eastAsia="tr-TR"/>
              </w:rPr>
            </w:pPr>
          </w:p>
          <w:p w14:paraId="4CA7137E" w14:textId="1C996013" w:rsidR="00F22C4A" w:rsidRDefault="00385AA9" w:rsidP="00770A0C">
            <w:pPr>
              <w:rPr>
                <w:rFonts w:ascii="Calibri" w:eastAsia="Times New Roman" w:hAnsi="Calibri" w:cs="Calibri"/>
                <w:color w:val="000000"/>
                <w:lang w:eastAsia="tr-TR"/>
              </w:rPr>
            </w:pPr>
            <w:r>
              <w:rPr>
                <w:rFonts w:ascii="Calibri" w:eastAsia="Times New Roman" w:hAnsi="Calibri" w:cs="Calibri"/>
                <w:color w:val="000000"/>
                <w:lang w:eastAsia="tr-TR"/>
              </w:rPr>
              <w:t xml:space="preserve">Ev aletleri sektöründe firma halihazırda Arzum ile çalışmalar sürdürmekte olup kahve, süpürge makinesi gibi ürünlerin </w:t>
            </w:r>
            <w:proofErr w:type="spellStart"/>
            <w:r>
              <w:rPr>
                <w:rFonts w:ascii="Calibri" w:eastAsia="Times New Roman" w:hAnsi="Calibri" w:cs="Calibri"/>
                <w:color w:val="000000"/>
                <w:lang w:eastAsia="tr-TR"/>
              </w:rPr>
              <w:t>IoT</w:t>
            </w:r>
            <w:proofErr w:type="spellEnd"/>
            <w:r>
              <w:rPr>
                <w:rFonts w:ascii="Calibri" w:eastAsia="Times New Roman" w:hAnsi="Calibri" w:cs="Calibri"/>
                <w:color w:val="000000"/>
                <w:lang w:eastAsia="tr-TR"/>
              </w:rPr>
              <w:t xml:space="preserve"> yapısını geliştirmektedir. Bu kapsamda geliştirilecek olan teknolojinin bu ürünlerin sadece haberleşmek ile kalmayıp kendi içlerinde işlem gerçekleştirmesi, trend analizi yapması sağlanarak </w:t>
            </w:r>
            <w:r w:rsidR="00F22C4A">
              <w:rPr>
                <w:rFonts w:ascii="Calibri" w:eastAsia="Times New Roman" w:hAnsi="Calibri" w:cs="Calibri"/>
                <w:color w:val="000000"/>
                <w:lang w:eastAsia="tr-TR"/>
              </w:rPr>
              <w:t xml:space="preserve">akıllı cihazlar olmasına </w:t>
            </w:r>
            <w:r w:rsidR="0000070B">
              <w:rPr>
                <w:rFonts w:ascii="Calibri" w:eastAsia="Times New Roman" w:hAnsi="Calibri" w:cs="Calibri"/>
                <w:color w:val="000000"/>
                <w:lang w:eastAsia="tr-TR"/>
              </w:rPr>
              <w:t>imkân</w:t>
            </w:r>
            <w:r w:rsidR="00F22C4A">
              <w:rPr>
                <w:rFonts w:ascii="Calibri" w:eastAsia="Times New Roman" w:hAnsi="Calibri" w:cs="Calibri"/>
                <w:color w:val="000000"/>
                <w:lang w:eastAsia="tr-TR"/>
              </w:rPr>
              <w:t xml:space="preserve"> sağlanacaktır. Ev aletleri ile ilgili farklı markalar ile iletişime geçilerek kendi ekosistemlerini kurmalarına </w:t>
            </w:r>
            <w:r w:rsidR="0000070B">
              <w:rPr>
                <w:rFonts w:ascii="Calibri" w:eastAsia="Times New Roman" w:hAnsi="Calibri" w:cs="Calibri"/>
                <w:color w:val="000000"/>
                <w:lang w:eastAsia="tr-TR"/>
              </w:rPr>
              <w:t>imkân</w:t>
            </w:r>
            <w:r w:rsidR="00F22C4A">
              <w:rPr>
                <w:rFonts w:ascii="Calibri" w:eastAsia="Times New Roman" w:hAnsi="Calibri" w:cs="Calibri"/>
                <w:color w:val="000000"/>
                <w:lang w:eastAsia="tr-TR"/>
              </w:rPr>
              <w:t xml:space="preserve"> sağlanabilir. Geliştirilecek olan ürün üzerinde </w:t>
            </w:r>
            <w:proofErr w:type="spellStart"/>
            <w:r w:rsidR="00F22C4A">
              <w:rPr>
                <w:rFonts w:ascii="Calibri" w:eastAsia="Times New Roman" w:hAnsi="Calibri" w:cs="Calibri"/>
                <w:color w:val="000000"/>
                <w:lang w:eastAsia="tr-TR"/>
              </w:rPr>
              <w:t>WiFi</w:t>
            </w:r>
            <w:proofErr w:type="spellEnd"/>
            <w:r w:rsidR="00F22C4A">
              <w:rPr>
                <w:rFonts w:ascii="Calibri" w:eastAsia="Times New Roman" w:hAnsi="Calibri" w:cs="Calibri"/>
                <w:color w:val="000000"/>
                <w:lang w:eastAsia="tr-TR"/>
              </w:rPr>
              <w:t xml:space="preserve">, Bluetooth gibi haberleşme protokoller kullanılacaktır. Bunun üzerine eklenmesi planlanan Google </w:t>
            </w:r>
            <w:proofErr w:type="spellStart"/>
            <w:r w:rsidR="00F22C4A">
              <w:rPr>
                <w:rFonts w:ascii="Calibri" w:eastAsia="Times New Roman" w:hAnsi="Calibri" w:cs="Calibri"/>
                <w:color w:val="000000"/>
                <w:lang w:eastAsia="tr-TR"/>
              </w:rPr>
              <w:t>Thread</w:t>
            </w:r>
            <w:proofErr w:type="spellEnd"/>
            <w:r w:rsidR="00F22C4A">
              <w:rPr>
                <w:rFonts w:ascii="Calibri" w:eastAsia="Times New Roman" w:hAnsi="Calibri" w:cs="Calibri"/>
                <w:color w:val="000000"/>
                <w:lang w:eastAsia="tr-TR"/>
              </w:rPr>
              <w:t xml:space="preserve"> protokolü ile bu protokole uygun diğer cihazlar ile de haberleşme sağlanarak kapsamlı bir ekosistemin içerisine girilmesine </w:t>
            </w:r>
            <w:r w:rsidR="0000070B">
              <w:rPr>
                <w:rFonts w:ascii="Calibri" w:eastAsia="Times New Roman" w:hAnsi="Calibri" w:cs="Calibri"/>
                <w:color w:val="000000"/>
                <w:lang w:eastAsia="tr-TR"/>
              </w:rPr>
              <w:t>imkân</w:t>
            </w:r>
            <w:r w:rsidR="00F22C4A">
              <w:rPr>
                <w:rFonts w:ascii="Calibri" w:eastAsia="Times New Roman" w:hAnsi="Calibri" w:cs="Calibri"/>
                <w:color w:val="000000"/>
                <w:lang w:eastAsia="tr-TR"/>
              </w:rPr>
              <w:t xml:space="preserve"> sağlanacaktır. </w:t>
            </w:r>
          </w:p>
          <w:p w14:paraId="6023B865" w14:textId="77777777" w:rsidR="00F22C4A" w:rsidRDefault="00F22C4A" w:rsidP="00770A0C">
            <w:pPr>
              <w:rPr>
                <w:rFonts w:ascii="Calibri" w:eastAsia="Times New Roman" w:hAnsi="Calibri" w:cs="Calibri"/>
                <w:color w:val="000000"/>
                <w:lang w:eastAsia="tr-TR"/>
              </w:rPr>
            </w:pPr>
          </w:p>
          <w:p w14:paraId="547CB587" w14:textId="77777777" w:rsidR="001375E0" w:rsidRDefault="00F22C4A" w:rsidP="00770A0C">
            <w:pPr>
              <w:rPr>
                <w:rFonts w:ascii="Calibri" w:eastAsia="Times New Roman" w:hAnsi="Calibri" w:cs="Calibri"/>
                <w:color w:val="000000"/>
                <w:lang w:eastAsia="tr-TR"/>
              </w:rPr>
            </w:pPr>
            <w:r>
              <w:rPr>
                <w:rFonts w:ascii="Calibri" w:eastAsia="Times New Roman" w:hAnsi="Calibri" w:cs="Calibri"/>
                <w:color w:val="000000"/>
                <w:lang w:eastAsia="tr-TR"/>
              </w:rPr>
              <w:t>İklimlendirme cihazları: Proje çıktısı ürün ile ilgili olarak bir radyatör firması ile görüşmeler başlatılmıştır.</w:t>
            </w:r>
            <w:r w:rsidR="001375E0">
              <w:rPr>
                <w:rFonts w:ascii="Calibri" w:eastAsia="Times New Roman" w:hAnsi="Calibri" w:cs="Calibri"/>
                <w:color w:val="000000"/>
                <w:lang w:eastAsia="tr-TR"/>
              </w:rPr>
              <w:t xml:space="preserve"> Firmanın ürünlerinin bağlantılı ve akıllı cihazlar olması için çalışmaları yürütülmesi hedeflenmektedir.</w:t>
            </w:r>
          </w:p>
          <w:p w14:paraId="13AE163D" w14:textId="651CACC2" w:rsidR="00385AA9" w:rsidRDefault="00385AA9" w:rsidP="00770A0C">
            <w:pPr>
              <w:rPr>
                <w:rFonts w:ascii="Calibri" w:eastAsia="Times New Roman" w:hAnsi="Calibri" w:cs="Calibri"/>
                <w:color w:val="000000"/>
                <w:lang w:eastAsia="tr-TR"/>
              </w:rPr>
            </w:pPr>
          </w:p>
          <w:p w14:paraId="181C88C3" w14:textId="101B736B" w:rsidR="001375E0" w:rsidRDefault="001375E0" w:rsidP="00770A0C">
            <w:pPr>
              <w:rPr>
                <w:rFonts w:ascii="Calibri" w:eastAsia="Times New Roman" w:hAnsi="Calibri" w:cs="Calibri"/>
                <w:color w:val="000000"/>
                <w:lang w:eastAsia="tr-TR"/>
              </w:rPr>
            </w:pPr>
            <w:proofErr w:type="spellStart"/>
            <w:r>
              <w:rPr>
                <w:rFonts w:ascii="Calibri" w:eastAsia="Times New Roman" w:hAnsi="Calibri" w:cs="Calibri"/>
                <w:color w:val="000000"/>
                <w:lang w:eastAsia="tr-TR"/>
              </w:rPr>
              <w:t>Airqoon</w:t>
            </w:r>
            <w:proofErr w:type="spellEnd"/>
            <w:r>
              <w:rPr>
                <w:rFonts w:ascii="Calibri" w:eastAsia="Times New Roman" w:hAnsi="Calibri" w:cs="Calibri"/>
                <w:color w:val="000000"/>
                <w:lang w:eastAsia="tr-TR"/>
              </w:rPr>
              <w:t xml:space="preserve">: Firmanın üretmekte olduğu hava kalitesi yönetim sistemlerinde </w:t>
            </w:r>
            <w:proofErr w:type="spellStart"/>
            <w:r>
              <w:rPr>
                <w:rFonts w:ascii="Calibri" w:eastAsia="Times New Roman" w:hAnsi="Calibri" w:cs="Calibri"/>
                <w:color w:val="000000"/>
                <w:lang w:eastAsia="tr-TR"/>
              </w:rPr>
              <w:t>edge</w:t>
            </w:r>
            <w:proofErr w:type="spellEnd"/>
            <w:r>
              <w:rPr>
                <w:rFonts w:ascii="Calibri" w:eastAsia="Times New Roman" w:hAnsi="Calibri" w:cs="Calibri"/>
                <w:color w:val="000000"/>
                <w:lang w:eastAsia="tr-TR"/>
              </w:rPr>
              <w:t xml:space="preserve"> </w:t>
            </w:r>
            <w:proofErr w:type="spellStart"/>
            <w:r>
              <w:rPr>
                <w:rFonts w:ascii="Calibri" w:eastAsia="Times New Roman" w:hAnsi="Calibri" w:cs="Calibri"/>
                <w:color w:val="000000"/>
                <w:lang w:eastAsia="tr-TR"/>
              </w:rPr>
              <w:t>computing</w:t>
            </w:r>
            <w:proofErr w:type="spellEnd"/>
            <w:r>
              <w:rPr>
                <w:rFonts w:ascii="Calibri" w:eastAsia="Times New Roman" w:hAnsi="Calibri" w:cs="Calibri"/>
                <w:color w:val="000000"/>
                <w:lang w:eastAsia="tr-TR"/>
              </w:rPr>
              <w:t xml:space="preserve"> özelliğinin eklenmesi ile birlikte cihazlarda ileriye yönelik tahmin sisteminin geliştirilmesine yönelik bir çalışma başlatılacaktır. Bu cihazlarda veri frekansı yüksek değildir ancak verilerin bulut yerine cihaz içerisinde işlenerek noktasal olarak tahmin yapılmasına </w:t>
            </w:r>
            <w:r w:rsidR="0000070B">
              <w:rPr>
                <w:rFonts w:ascii="Calibri" w:eastAsia="Times New Roman" w:hAnsi="Calibri" w:cs="Calibri"/>
                <w:color w:val="000000"/>
                <w:lang w:eastAsia="tr-TR"/>
              </w:rPr>
              <w:t>imkân</w:t>
            </w:r>
            <w:r>
              <w:rPr>
                <w:rFonts w:ascii="Calibri" w:eastAsia="Times New Roman" w:hAnsi="Calibri" w:cs="Calibri"/>
                <w:color w:val="000000"/>
                <w:lang w:eastAsia="tr-TR"/>
              </w:rPr>
              <w:t xml:space="preserve"> sağlanması hedeflenmektedir. Böylece kullanıcılar sadece bölgesel olarak bilgi almanın dışında evlerinin </w:t>
            </w:r>
            <w:r w:rsidR="0000070B">
              <w:rPr>
                <w:rFonts w:ascii="Calibri" w:eastAsia="Times New Roman" w:hAnsi="Calibri" w:cs="Calibri"/>
                <w:color w:val="000000"/>
                <w:lang w:eastAsia="tr-TR"/>
              </w:rPr>
              <w:t>ya da</w:t>
            </w:r>
            <w:r>
              <w:rPr>
                <w:rFonts w:ascii="Calibri" w:eastAsia="Times New Roman" w:hAnsi="Calibri" w:cs="Calibri"/>
                <w:color w:val="000000"/>
                <w:lang w:eastAsia="tr-TR"/>
              </w:rPr>
              <w:t xml:space="preserve"> bulundukları </w:t>
            </w:r>
            <w:proofErr w:type="spellStart"/>
            <w:r>
              <w:rPr>
                <w:rFonts w:ascii="Calibri" w:eastAsia="Times New Roman" w:hAnsi="Calibri" w:cs="Calibri"/>
                <w:color w:val="000000"/>
                <w:lang w:eastAsia="tr-TR"/>
              </w:rPr>
              <w:t>lokasyona</w:t>
            </w:r>
            <w:proofErr w:type="spellEnd"/>
            <w:r>
              <w:rPr>
                <w:rFonts w:ascii="Calibri" w:eastAsia="Times New Roman" w:hAnsi="Calibri" w:cs="Calibri"/>
                <w:color w:val="000000"/>
                <w:lang w:eastAsia="tr-TR"/>
              </w:rPr>
              <w:t xml:space="preserve"> çok yakın hava kalitesi bilgisi alabilecek aynı zamanda ileriye dönük bilgileri de elde etmeleri sağlanacaktır. </w:t>
            </w:r>
          </w:p>
          <w:p w14:paraId="3819E639" w14:textId="54A1E5BB" w:rsidR="001375E0" w:rsidRDefault="001375E0" w:rsidP="00770A0C">
            <w:pPr>
              <w:rPr>
                <w:rFonts w:ascii="Calibri" w:eastAsia="Times New Roman" w:hAnsi="Calibri" w:cs="Calibri"/>
                <w:color w:val="000000"/>
                <w:lang w:eastAsia="tr-TR"/>
              </w:rPr>
            </w:pPr>
          </w:p>
          <w:p w14:paraId="2897DBD2" w14:textId="64BF07B3" w:rsidR="001375E0" w:rsidRDefault="001375E0" w:rsidP="00770A0C">
            <w:pPr>
              <w:rPr>
                <w:rFonts w:ascii="Calibri" w:eastAsia="Times New Roman" w:hAnsi="Calibri" w:cs="Calibri"/>
                <w:color w:val="000000"/>
                <w:lang w:eastAsia="tr-TR"/>
              </w:rPr>
            </w:pPr>
            <w:r>
              <w:rPr>
                <w:rFonts w:ascii="Calibri" w:eastAsia="Times New Roman" w:hAnsi="Calibri" w:cs="Calibri"/>
                <w:color w:val="000000"/>
                <w:lang w:eastAsia="tr-TR"/>
              </w:rPr>
              <w:t>Tarım: Bu cihazlarda farklı büyüklüklerdeki tarlalarda kullanılan cihazların hava durumu, ortam nemliliği, sıcaklık gibi verileri bölgesel olarak yorumlayarak çiftçilere lokal olarak tavsiye vermeleri mümkün olacaktır. Bu veriler ile birlikte tarımdaki verimliliğin arttırılabilmesi sağlanabilir.</w:t>
            </w:r>
          </w:p>
          <w:p w14:paraId="0F9756BD" w14:textId="3BE75C0A" w:rsidR="00A43F79" w:rsidRDefault="00A43F79" w:rsidP="00770A0C">
            <w:pPr>
              <w:rPr>
                <w:rFonts w:ascii="Calibri" w:eastAsia="Times New Roman" w:hAnsi="Calibri" w:cs="Calibri"/>
                <w:color w:val="000000"/>
                <w:lang w:eastAsia="tr-TR"/>
              </w:rPr>
            </w:pPr>
          </w:p>
          <w:p w14:paraId="0BD425E9" w14:textId="713563E5" w:rsidR="00A43F79" w:rsidRDefault="00A43F79" w:rsidP="00770A0C">
            <w:pPr>
              <w:rPr>
                <w:rFonts w:ascii="Calibri" w:eastAsia="Times New Roman" w:hAnsi="Calibri" w:cs="Calibri"/>
                <w:color w:val="000000"/>
                <w:lang w:eastAsia="tr-TR"/>
              </w:rPr>
            </w:pPr>
            <w:r>
              <w:rPr>
                <w:rFonts w:ascii="Calibri" w:eastAsia="Times New Roman" w:hAnsi="Calibri" w:cs="Calibri"/>
                <w:color w:val="000000"/>
                <w:lang w:eastAsia="tr-TR"/>
              </w:rPr>
              <w:t xml:space="preserve">Potansiyel müşterilerimiz: </w:t>
            </w:r>
            <w:r w:rsidRPr="00A43F79">
              <w:rPr>
                <w:rFonts w:ascii="Calibri" w:eastAsia="Times New Roman" w:hAnsi="Calibri" w:cs="Calibri"/>
                <w:color w:val="000000"/>
                <w:lang w:eastAsia="tr-TR"/>
              </w:rPr>
              <w:t>İSBAK, Sarıyer Belediyesi, Kadıköy Belediyesi, Gürsel (Ulaşım) ve Akçansa (Üretim Tesisi)</w:t>
            </w:r>
            <w:r>
              <w:rPr>
                <w:rFonts w:ascii="Calibri" w:eastAsia="Times New Roman" w:hAnsi="Calibri" w:cs="Calibri"/>
                <w:color w:val="000000"/>
                <w:lang w:eastAsia="tr-TR"/>
              </w:rPr>
              <w:t xml:space="preserve">, Arzum, SMS </w:t>
            </w:r>
            <w:proofErr w:type="spellStart"/>
            <w:r>
              <w:rPr>
                <w:rFonts w:ascii="Calibri" w:eastAsia="Times New Roman" w:hAnsi="Calibri" w:cs="Calibri"/>
                <w:color w:val="000000"/>
                <w:lang w:eastAsia="tr-TR"/>
              </w:rPr>
              <w:t>Tork</w:t>
            </w:r>
            <w:proofErr w:type="spellEnd"/>
          </w:p>
          <w:p w14:paraId="359F0E2B" w14:textId="454953EA" w:rsidR="00770A0C" w:rsidRDefault="00770A0C" w:rsidP="00770A0C">
            <w:pPr>
              <w:rPr>
                <w:rFonts w:ascii="Calibri" w:eastAsia="Times New Roman" w:hAnsi="Calibri" w:cs="Calibri"/>
                <w:color w:val="000000"/>
                <w:lang w:eastAsia="tr-TR"/>
              </w:rPr>
            </w:pPr>
          </w:p>
          <w:p w14:paraId="6F0EFC7B" w14:textId="5D34F5D6" w:rsidR="00770A0C" w:rsidRDefault="00770A0C" w:rsidP="00D40F33">
            <w:pPr>
              <w:rPr>
                <w:rFonts w:ascii="Calibri" w:eastAsia="Times New Roman" w:hAnsi="Calibri" w:cs="Calibri"/>
                <w:b/>
                <w:bCs/>
                <w:color w:val="000000"/>
                <w:lang w:eastAsia="tr-TR"/>
              </w:rPr>
            </w:pPr>
          </w:p>
        </w:tc>
      </w:tr>
      <w:tr w:rsidR="00CB698D" w:rsidRPr="002432A7" w14:paraId="58258D43" w14:textId="77777777" w:rsidTr="00052B24">
        <w:trPr>
          <w:trHeight w:val="345"/>
        </w:trPr>
        <w:tc>
          <w:tcPr>
            <w:tcW w:w="10491" w:type="dxa"/>
            <w:gridSpan w:val="5"/>
            <w:tcBorders>
              <w:top w:val="single" w:sz="12" w:space="0" w:color="auto"/>
              <w:left w:val="single" w:sz="12" w:space="0" w:color="auto"/>
              <w:bottom w:val="single" w:sz="4" w:space="0" w:color="auto"/>
              <w:right w:val="single" w:sz="12" w:space="0" w:color="auto"/>
            </w:tcBorders>
            <w:shd w:val="clear" w:color="auto" w:fill="auto"/>
            <w:vAlign w:val="bottom"/>
          </w:tcPr>
          <w:p w14:paraId="65285A85" w14:textId="77777777" w:rsidR="00CB698D" w:rsidRPr="00CB698D" w:rsidRDefault="00CB698D" w:rsidP="00D40F33">
            <w:pPr>
              <w:rPr>
                <w:rFonts w:ascii="Calibri" w:eastAsia="Times New Roman" w:hAnsi="Calibri" w:cs="Calibri"/>
                <w:b/>
                <w:bCs/>
                <w:color w:val="000000"/>
                <w:sz w:val="20"/>
                <w:lang w:eastAsia="tr-TR"/>
              </w:rPr>
            </w:pPr>
            <w:r w:rsidRPr="00CB698D">
              <w:rPr>
                <w:rFonts w:ascii="Calibri" w:eastAsia="Times New Roman" w:hAnsi="Calibri" w:cs="Calibri"/>
                <w:b/>
                <w:bCs/>
                <w:color w:val="000000"/>
                <w:lang w:eastAsia="tr-TR"/>
              </w:rPr>
              <w:lastRenderedPageBreak/>
              <w:t>Diğer Proje Bilgisi</w:t>
            </w:r>
            <w:r>
              <w:rPr>
                <w:rFonts w:ascii="Calibri" w:eastAsia="Times New Roman" w:hAnsi="Calibri" w:cs="Calibri"/>
                <w:b/>
                <w:bCs/>
                <w:color w:val="000000"/>
                <w:lang w:eastAsia="tr-TR"/>
              </w:rPr>
              <w:t>:</w:t>
            </w:r>
          </w:p>
        </w:tc>
      </w:tr>
      <w:tr w:rsidR="00813666" w:rsidRPr="002432A7" w14:paraId="1976476F" w14:textId="77777777" w:rsidTr="006A6508">
        <w:trPr>
          <w:trHeight w:val="345"/>
        </w:trPr>
        <w:tc>
          <w:tcPr>
            <w:tcW w:w="6210" w:type="dxa"/>
            <w:tcBorders>
              <w:top w:val="single" w:sz="4" w:space="0" w:color="auto"/>
              <w:left w:val="single" w:sz="12" w:space="0" w:color="auto"/>
              <w:bottom w:val="single" w:sz="4" w:space="0" w:color="auto"/>
              <w:right w:val="single" w:sz="4" w:space="0" w:color="000000"/>
            </w:tcBorders>
            <w:shd w:val="clear" w:color="auto" w:fill="auto"/>
            <w:vAlign w:val="center"/>
          </w:tcPr>
          <w:p w14:paraId="33A9213A" w14:textId="77777777" w:rsidR="00813666" w:rsidRPr="007E39D4" w:rsidRDefault="00813666" w:rsidP="006A6508">
            <w:pPr>
              <w:rPr>
                <w:rFonts w:ascii="Calibri" w:eastAsia="Times New Roman" w:hAnsi="Calibri" w:cs="Calibri"/>
                <w:b/>
                <w:bCs/>
                <w:color w:val="000000"/>
                <w:lang w:eastAsia="tr-TR"/>
              </w:rPr>
            </w:pPr>
            <w:r w:rsidRPr="007E39D4">
              <w:rPr>
                <w:rFonts w:ascii="Calibri" w:eastAsia="Times New Roman" w:hAnsi="Calibri" w:cs="Calibri"/>
                <w:b/>
                <w:bCs/>
                <w:color w:val="000000"/>
                <w:lang w:eastAsia="tr-TR"/>
              </w:rPr>
              <w:t>Proje Adı</w:t>
            </w:r>
          </w:p>
        </w:tc>
        <w:tc>
          <w:tcPr>
            <w:tcW w:w="984" w:type="dxa"/>
            <w:tcBorders>
              <w:top w:val="single" w:sz="4" w:space="0" w:color="auto"/>
              <w:left w:val="single" w:sz="4" w:space="0" w:color="auto"/>
              <w:bottom w:val="single" w:sz="4" w:space="0" w:color="auto"/>
              <w:right w:val="single" w:sz="4" w:space="0" w:color="000000"/>
            </w:tcBorders>
            <w:shd w:val="clear" w:color="auto" w:fill="auto"/>
            <w:vAlign w:val="center"/>
          </w:tcPr>
          <w:p w14:paraId="7A6C7865" w14:textId="77777777" w:rsidR="00813666" w:rsidRPr="007E39D4" w:rsidRDefault="00813666" w:rsidP="00CB698D">
            <w:pPr>
              <w:jc w:val="center"/>
              <w:rPr>
                <w:rFonts w:ascii="Calibri" w:eastAsia="Times New Roman" w:hAnsi="Calibri" w:cs="Calibri"/>
                <w:b/>
                <w:bCs/>
                <w:color w:val="000000"/>
                <w:lang w:eastAsia="tr-TR"/>
              </w:rPr>
            </w:pPr>
            <w:r w:rsidRPr="007E39D4">
              <w:rPr>
                <w:rFonts w:ascii="Calibri" w:eastAsia="Times New Roman" w:hAnsi="Calibri" w:cs="Calibri"/>
                <w:b/>
                <w:bCs/>
                <w:color w:val="000000"/>
                <w:lang w:eastAsia="tr-TR"/>
              </w:rPr>
              <w:t>Proje Bütçesi</w:t>
            </w:r>
          </w:p>
        </w:tc>
        <w:tc>
          <w:tcPr>
            <w:tcW w:w="993" w:type="dxa"/>
            <w:tcBorders>
              <w:top w:val="single" w:sz="4" w:space="0" w:color="auto"/>
              <w:left w:val="single" w:sz="4" w:space="0" w:color="auto"/>
              <w:bottom w:val="single" w:sz="4" w:space="0" w:color="auto"/>
              <w:right w:val="single" w:sz="4" w:space="0" w:color="000000"/>
            </w:tcBorders>
            <w:shd w:val="clear" w:color="auto" w:fill="auto"/>
            <w:vAlign w:val="center"/>
          </w:tcPr>
          <w:p w14:paraId="2E53C217" w14:textId="77777777" w:rsidR="00813666" w:rsidRPr="007E39D4" w:rsidRDefault="00813666" w:rsidP="00CB698D">
            <w:pPr>
              <w:jc w:val="center"/>
              <w:rPr>
                <w:rFonts w:ascii="Calibri" w:eastAsia="Times New Roman" w:hAnsi="Calibri" w:cs="Calibri"/>
                <w:b/>
                <w:bCs/>
                <w:color w:val="000000"/>
                <w:lang w:eastAsia="tr-TR"/>
              </w:rPr>
            </w:pPr>
            <w:r w:rsidRPr="007E39D4">
              <w:rPr>
                <w:rFonts w:ascii="Calibri" w:eastAsia="Times New Roman" w:hAnsi="Calibri" w:cs="Calibri"/>
                <w:b/>
                <w:bCs/>
                <w:color w:val="000000"/>
                <w:lang w:eastAsia="tr-TR"/>
              </w:rPr>
              <w:t>Proje Süresi</w:t>
            </w:r>
          </w:p>
        </w:tc>
        <w:tc>
          <w:tcPr>
            <w:tcW w:w="1134" w:type="dxa"/>
            <w:tcBorders>
              <w:top w:val="single" w:sz="4" w:space="0" w:color="auto"/>
              <w:left w:val="single" w:sz="4" w:space="0" w:color="auto"/>
              <w:bottom w:val="single" w:sz="4" w:space="0" w:color="auto"/>
              <w:right w:val="single" w:sz="4" w:space="0" w:color="000000"/>
            </w:tcBorders>
            <w:shd w:val="clear" w:color="auto" w:fill="auto"/>
            <w:vAlign w:val="center"/>
          </w:tcPr>
          <w:p w14:paraId="5E49A885" w14:textId="77777777" w:rsidR="00813666" w:rsidRPr="007E39D4" w:rsidRDefault="00813666" w:rsidP="00CB698D">
            <w:pPr>
              <w:jc w:val="center"/>
              <w:rPr>
                <w:rFonts w:ascii="Calibri" w:eastAsia="Times New Roman" w:hAnsi="Calibri" w:cs="Calibri"/>
                <w:b/>
                <w:bCs/>
                <w:color w:val="000000"/>
                <w:lang w:eastAsia="tr-TR"/>
              </w:rPr>
            </w:pPr>
            <w:r w:rsidRPr="007E39D4">
              <w:rPr>
                <w:rFonts w:ascii="Calibri" w:eastAsia="Times New Roman" w:hAnsi="Calibri" w:cs="Calibri"/>
                <w:b/>
                <w:bCs/>
                <w:color w:val="000000"/>
                <w:lang w:eastAsia="tr-TR"/>
              </w:rPr>
              <w:t>Personel Sayısı</w:t>
            </w:r>
          </w:p>
        </w:tc>
        <w:tc>
          <w:tcPr>
            <w:tcW w:w="1170" w:type="dxa"/>
            <w:tcBorders>
              <w:top w:val="single" w:sz="4" w:space="0" w:color="auto"/>
              <w:left w:val="single" w:sz="4" w:space="0" w:color="auto"/>
              <w:bottom w:val="single" w:sz="4" w:space="0" w:color="auto"/>
              <w:right w:val="single" w:sz="12" w:space="0" w:color="auto"/>
            </w:tcBorders>
            <w:shd w:val="clear" w:color="auto" w:fill="auto"/>
            <w:vAlign w:val="center"/>
          </w:tcPr>
          <w:p w14:paraId="4AD2F10C" w14:textId="77777777" w:rsidR="00813666" w:rsidRPr="007E39D4" w:rsidRDefault="00813666" w:rsidP="00CB698D">
            <w:pPr>
              <w:jc w:val="center"/>
              <w:rPr>
                <w:rFonts w:ascii="Calibri" w:eastAsia="Times New Roman" w:hAnsi="Calibri" w:cs="Calibri"/>
                <w:b/>
                <w:bCs/>
                <w:color w:val="000000"/>
                <w:lang w:eastAsia="tr-TR"/>
              </w:rPr>
            </w:pPr>
            <w:r w:rsidRPr="007E39D4">
              <w:rPr>
                <w:rFonts w:ascii="Calibri" w:eastAsia="Times New Roman" w:hAnsi="Calibri" w:cs="Calibri"/>
                <w:b/>
                <w:bCs/>
                <w:color w:val="000000"/>
                <w:lang w:eastAsia="tr-TR"/>
              </w:rPr>
              <w:t>Proje Durumu</w:t>
            </w:r>
          </w:p>
        </w:tc>
      </w:tr>
      <w:tr w:rsidR="00813666" w:rsidRPr="002432A7" w14:paraId="3F5921EE" w14:textId="77777777" w:rsidTr="006A6508">
        <w:trPr>
          <w:trHeight w:val="393"/>
        </w:trPr>
        <w:tc>
          <w:tcPr>
            <w:tcW w:w="6210" w:type="dxa"/>
            <w:tcBorders>
              <w:top w:val="single" w:sz="4" w:space="0" w:color="auto"/>
              <w:left w:val="single" w:sz="12" w:space="0" w:color="auto"/>
              <w:bottom w:val="single" w:sz="4" w:space="0" w:color="auto"/>
              <w:right w:val="single" w:sz="4" w:space="0" w:color="000000"/>
            </w:tcBorders>
            <w:shd w:val="clear" w:color="auto" w:fill="auto"/>
            <w:vAlign w:val="center"/>
          </w:tcPr>
          <w:p w14:paraId="699F1A47" w14:textId="433387E5" w:rsidR="00B53A17" w:rsidRPr="007E39D4" w:rsidRDefault="0000070B" w:rsidP="00B53A17">
            <w:pPr>
              <w:rPr>
                <w:rFonts w:ascii="Calibri" w:eastAsia="Times New Roman" w:hAnsi="Calibri" w:cs="Calibri"/>
                <w:b/>
                <w:bCs/>
                <w:color w:val="000000"/>
                <w:lang w:eastAsia="tr-TR"/>
              </w:rPr>
            </w:pPr>
            <w:r w:rsidRPr="0000070B">
              <w:rPr>
                <w:rFonts w:ascii="Calibri" w:eastAsia="Times New Roman" w:hAnsi="Calibri" w:cs="Calibri"/>
                <w:b/>
                <w:bCs/>
                <w:color w:val="FF0000"/>
                <w:highlight w:val="yellow"/>
                <w:lang w:eastAsia="tr-TR"/>
              </w:rPr>
              <w:t>Bu kısma geçmişte geliştirmiş olduğumuz bütün ürünleri proje haline getirip yazabiliriz.</w:t>
            </w:r>
          </w:p>
        </w:tc>
        <w:tc>
          <w:tcPr>
            <w:tcW w:w="984" w:type="dxa"/>
            <w:tcBorders>
              <w:top w:val="single" w:sz="4" w:space="0" w:color="auto"/>
              <w:left w:val="single" w:sz="4" w:space="0" w:color="auto"/>
              <w:bottom w:val="single" w:sz="4" w:space="0" w:color="auto"/>
              <w:right w:val="single" w:sz="4" w:space="0" w:color="000000"/>
            </w:tcBorders>
            <w:shd w:val="clear" w:color="auto" w:fill="auto"/>
            <w:vAlign w:val="center"/>
          </w:tcPr>
          <w:p w14:paraId="17C01566" w14:textId="77777777" w:rsidR="00813666" w:rsidRPr="007E39D4" w:rsidRDefault="00813666" w:rsidP="00CB698D">
            <w:pPr>
              <w:jc w:val="center"/>
              <w:rPr>
                <w:rFonts w:ascii="Calibri" w:eastAsia="Times New Roman" w:hAnsi="Calibri" w:cs="Calibri"/>
                <w:b/>
                <w:bCs/>
                <w:color w:val="000000"/>
                <w:lang w:eastAsia="tr-TR"/>
              </w:rPr>
            </w:pPr>
          </w:p>
        </w:tc>
        <w:tc>
          <w:tcPr>
            <w:tcW w:w="993" w:type="dxa"/>
            <w:tcBorders>
              <w:top w:val="single" w:sz="4" w:space="0" w:color="auto"/>
              <w:left w:val="single" w:sz="4" w:space="0" w:color="auto"/>
              <w:bottom w:val="single" w:sz="4" w:space="0" w:color="auto"/>
              <w:right w:val="single" w:sz="4" w:space="0" w:color="000000"/>
            </w:tcBorders>
            <w:shd w:val="clear" w:color="auto" w:fill="auto"/>
            <w:vAlign w:val="center"/>
          </w:tcPr>
          <w:p w14:paraId="3F01AA58" w14:textId="77777777" w:rsidR="00813666" w:rsidRPr="007E39D4" w:rsidRDefault="00813666" w:rsidP="00CB698D">
            <w:pPr>
              <w:jc w:val="center"/>
              <w:rPr>
                <w:rFonts w:ascii="Calibri" w:eastAsia="Times New Roman" w:hAnsi="Calibri" w:cs="Calibri"/>
                <w:b/>
                <w:bCs/>
                <w:color w:val="000000"/>
                <w:lang w:eastAsia="tr-TR"/>
              </w:rPr>
            </w:pPr>
          </w:p>
        </w:tc>
        <w:tc>
          <w:tcPr>
            <w:tcW w:w="1134" w:type="dxa"/>
            <w:tcBorders>
              <w:top w:val="single" w:sz="4" w:space="0" w:color="auto"/>
              <w:left w:val="single" w:sz="4" w:space="0" w:color="auto"/>
              <w:bottom w:val="single" w:sz="4" w:space="0" w:color="auto"/>
              <w:right w:val="single" w:sz="4" w:space="0" w:color="000000"/>
            </w:tcBorders>
            <w:shd w:val="clear" w:color="auto" w:fill="auto"/>
            <w:vAlign w:val="center"/>
          </w:tcPr>
          <w:p w14:paraId="3DF0C5F7" w14:textId="77777777" w:rsidR="00813666" w:rsidRPr="007E39D4" w:rsidRDefault="00813666" w:rsidP="00CB698D">
            <w:pPr>
              <w:jc w:val="center"/>
              <w:rPr>
                <w:rFonts w:ascii="Calibri" w:eastAsia="Times New Roman" w:hAnsi="Calibri" w:cs="Calibri"/>
                <w:b/>
                <w:bCs/>
                <w:color w:val="000000"/>
                <w:lang w:eastAsia="tr-TR"/>
              </w:rPr>
            </w:pPr>
          </w:p>
        </w:tc>
        <w:tc>
          <w:tcPr>
            <w:tcW w:w="1170" w:type="dxa"/>
            <w:tcBorders>
              <w:top w:val="single" w:sz="4" w:space="0" w:color="auto"/>
              <w:left w:val="single" w:sz="4" w:space="0" w:color="auto"/>
              <w:bottom w:val="single" w:sz="4" w:space="0" w:color="auto"/>
              <w:right w:val="single" w:sz="12" w:space="0" w:color="auto"/>
            </w:tcBorders>
            <w:shd w:val="clear" w:color="auto" w:fill="auto"/>
            <w:vAlign w:val="center"/>
          </w:tcPr>
          <w:p w14:paraId="58E75FF5" w14:textId="77777777" w:rsidR="00813666" w:rsidRPr="007E39D4" w:rsidRDefault="00813666" w:rsidP="00CB698D">
            <w:pPr>
              <w:jc w:val="center"/>
              <w:rPr>
                <w:rFonts w:ascii="Calibri" w:eastAsia="Times New Roman" w:hAnsi="Calibri" w:cs="Calibri"/>
                <w:b/>
                <w:bCs/>
                <w:color w:val="000000"/>
                <w:lang w:eastAsia="tr-TR"/>
              </w:rPr>
            </w:pPr>
          </w:p>
        </w:tc>
      </w:tr>
      <w:tr w:rsidR="00B53A17" w:rsidRPr="002432A7" w14:paraId="0E1A9561" w14:textId="77777777" w:rsidTr="006A6508">
        <w:trPr>
          <w:trHeight w:val="393"/>
        </w:trPr>
        <w:tc>
          <w:tcPr>
            <w:tcW w:w="6210" w:type="dxa"/>
            <w:tcBorders>
              <w:top w:val="single" w:sz="4" w:space="0" w:color="auto"/>
              <w:left w:val="single" w:sz="12" w:space="0" w:color="auto"/>
              <w:bottom w:val="single" w:sz="4" w:space="0" w:color="auto"/>
              <w:right w:val="single" w:sz="4" w:space="0" w:color="000000"/>
            </w:tcBorders>
            <w:shd w:val="clear" w:color="auto" w:fill="auto"/>
            <w:vAlign w:val="center"/>
          </w:tcPr>
          <w:p w14:paraId="59777ED3" w14:textId="77777777" w:rsidR="00B53A17" w:rsidRPr="007E39D4" w:rsidRDefault="00B53A17" w:rsidP="00B53A17">
            <w:pPr>
              <w:rPr>
                <w:rFonts w:ascii="Calibri" w:eastAsia="Times New Roman" w:hAnsi="Calibri" w:cs="Calibri"/>
                <w:b/>
                <w:bCs/>
                <w:color w:val="000000"/>
                <w:lang w:eastAsia="tr-TR"/>
              </w:rPr>
            </w:pPr>
          </w:p>
        </w:tc>
        <w:tc>
          <w:tcPr>
            <w:tcW w:w="984" w:type="dxa"/>
            <w:tcBorders>
              <w:top w:val="single" w:sz="4" w:space="0" w:color="auto"/>
              <w:left w:val="single" w:sz="4" w:space="0" w:color="auto"/>
              <w:bottom w:val="single" w:sz="4" w:space="0" w:color="auto"/>
              <w:right w:val="single" w:sz="4" w:space="0" w:color="000000"/>
            </w:tcBorders>
            <w:shd w:val="clear" w:color="auto" w:fill="auto"/>
            <w:vAlign w:val="center"/>
          </w:tcPr>
          <w:p w14:paraId="58495CE9" w14:textId="77777777" w:rsidR="00B53A17" w:rsidRPr="007E39D4" w:rsidRDefault="00B53A17" w:rsidP="00CB698D">
            <w:pPr>
              <w:jc w:val="center"/>
              <w:rPr>
                <w:rFonts w:ascii="Calibri" w:eastAsia="Times New Roman" w:hAnsi="Calibri" w:cs="Calibri"/>
                <w:b/>
                <w:bCs/>
                <w:color w:val="000000"/>
                <w:lang w:eastAsia="tr-TR"/>
              </w:rPr>
            </w:pPr>
          </w:p>
        </w:tc>
        <w:tc>
          <w:tcPr>
            <w:tcW w:w="993" w:type="dxa"/>
            <w:tcBorders>
              <w:top w:val="single" w:sz="4" w:space="0" w:color="auto"/>
              <w:left w:val="single" w:sz="4" w:space="0" w:color="auto"/>
              <w:bottom w:val="single" w:sz="4" w:space="0" w:color="auto"/>
              <w:right w:val="single" w:sz="4" w:space="0" w:color="000000"/>
            </w:tcBorders>
            <w:shd w:val="clear" w:color="auto" w:fill="auto"/>
            <w:vAlign w:val="center"/>
          </w:tcPr>
          <w:p w14:paraId="117E44F1" w14:textId="77777777" w:rsidR="00B53A17" w:rsidRPr="007E39D4" w:rsidRDefault="00B53A17" w:rsidP="00CB698D">
            <w:pPr>
              <w:jc w:val="center"/>
              <w:rPr>
                <w:rFonts w:ascii="Calibri" w:eastAsia="Times New Roman" w:hAnsi="Calibri" w:cs="Calibri"/>
                <w:b/>
                <w:bCs/>
                <w:color w:val="000000"/>
                <w:lang w:eastAsia="tr-TR"/>
              </w:rPr>
            </w:pPr>
          </w:p>
        </w:tc>
        <w:tc>
          <w:tcPr>
            <w:tcW w:w="1134" w:type="dxa"/>
            <w:tcBorders>
              <w:top w:val="single" w:sz="4" w:space="0" w:color="auto"/>
              <w:left w:val="single" w:sz="4" w:space="0" w:color="auto"/>
              <w:bottom w:val="single" w:sz="4" w:space="0" w:color="auto"/>
              <w:right w:val="single" w:sz="4" w:space="0" w:color="000000"/>
            </w:tcBorders>
            <w:shd w:val="clear" w:color="auto" w:fill="auto"/>
            <w:vAlign w:val="center"/>
          </w:tcPr>
          <w:p w14:paraId="3427936A" w14:textId="77777777" w:rsidR="00B53A17" w:rsidRPr="007E39D4" w:rsidRDefault="00B53A17" w:rsidP="00CB698D">
            <w:pPr>
              <w:jc w:val="center"/>
              <w:rPr>
                <w:rFonts w:ascii="Calibri" w:eastAsia="Times New Roman" w:hAnsi="Calibri" w:cs="Calibri"/>
                <w:b/>
                <w:bCs/>
                <w:color w:val="000000"/>
                <w:lang w:eastAsia="tr-TR"/>
              </w:rPr>
            </w:pPr>
          </w:p>
        </w:tc>
        <w:tc>
          <w:tcPr>
            <w:tcW w:w="1170" w:type="dxa"/>
            <w:tcBorders>
              <w:top w:val="single" w:sz="4" w:space="0" w:color="auto"/>
              <w:left w:val="single" w:sz="4" w:space="0" w:color="auto"/>
              <w:bottom w:val="single" w:sz="4" w:space="0" w:color="auto"/>
              <w:right w:val="single" w:sz="12" w:space="0" w:color="auto"/>
            </w:tcBorders>
            <w:shd w:val="clear" w:color="auto" w:fill="auto"/>
            <w:vAlign w:val="center"/>
          </w:tcPr>
          <w:p w14:paraId="6D4F1662" w14:textId="77777777" w:rsidR="00B53A17" w:rsidRPr="007E39D4" w:rsidRDefault="00B53A17" w:rsidP="00CB698D">
            <w:pPr>
              <w:jc w:val="center"/>
              <w:rPr>
                <w:rFonts w:ascii="Calibri" w:eastAsia="Times New Roman" w:hAnsi="Calibri" w:cs="Calibri"/>
                <w:b/>
                <w:bCs/>
                <w:color w:val="000000"/>
                <w:lang w:eastAsia="tr-TR"/>
              </w:rPr>
            </w:pPr>
          </w:p>
        </w:tc>
      </w:tr>
      <w:tr w:rsidR="00813666" w:rsidRPr="002432A7" w14:paraId="39A4F1EB" w14:textId="77777777" w:rsidTr="006A6508">
        <w:trPr>
          <w:trHeight w:val="413"/>
        </w:trPr>
        <w:tc>
          <w:tcPr>
            <w:tcW w:w="6210" w:type="dxa"/>
            <w:tcBorders>
              <w:top w:val="single" w:sz="4" w:space="0" w:color="auto"/>
              <w:left w:val="single" w:sz="12" w:space="0" w:color="auto"/>
              <w:bottom w:val="single" w:sz="12" w:space="0" w:color="auto"/>
              <w:right w:val="single" w:sz="4" w:space="0" w:color="000000"/>
            </w:tcBorders>
            <w:shd w:val="clear" w:color="auto" w:fill="auto"/>
            <w:vAlign w:val="center"/>
          </w:tcPr>
          <w:p w14:paraId="2CE173BF" w14:textId="77777777" w:rsidR="00813666" w:rsidRPr="007E39D4" w:rsidRDefault="00813666" w:rsidP="00CB698D">
            <w:pPr>
              <w:jc w:val="center"/>
              <w:rPr>
                <w:rFonts w:ascii="Calibri" w:eastAsia="Times New Roman" w:hAnsi="Calibri" w:cs="Calibri"/>
                <w:b/>
                <w:bCs/>
                <w:color w:val="000000"/>
                <w:lang w:eastAsia="tr-TR"/>
              </w:rPr>
            </w:pPr>
          </w:p>
        </w:tc>
        <w:tc>
          <w:tcPr>
            <w:tcW w:w="984" w:type="dxa"/>
            <w:tcBorders>
              <w:top w:val="single" w:sz="4" w:space="0" w:color="auto"/>
              <w:left w:val="single" w:sz="4" w:space="0" w:color="auto"/>
              <w:bottom w:val="single" w:sz="12" w:space="0" w:color="auto"/>
              <w:right w:val="single" w:sz="4" w:space="0" w:color="000000"/>
            </w:tcBorders>
            <w:shd w:val="clear" w:color="auto" w:fill="auto"/>
            <w:vAlign w:val="center"/>
          </w:tcPr>
          <w:p w14:paraId="60222121" w14:textId="77777777" w:rsidR="00813666" w:rsidRPr="007E39D4" w:rsidRDefault="00813666" w:rsidP="00CB698D">
            <w:pPr>
              <w:jc w:val="center"/>
              <w:rPr>
                <w:rFonts w:ascii="Calibri" w:eastAsia="Times New Roman" w:hAnsi="Calibri" w:cs="Calibri"/>
                <w:b/>
                <w:bCs/>
                <w:color w:val="000000"/>
                <w:lang w:eastAsia="tr-TR"/>
              </w:rPr>
            </w:pPr>
          </w:p>
        </w:tc>
        <w:tc>
          <w:tcPr>
            <w:tcW w:w="993" w:type="dxa"/>
            <w:tcBorders>
              <w:top w:val="single" w:sz="4" w:space="0" w:color="auto"/>
              <w:left w:val="single" w:sz="4" w:space="0" w:color="auto"/>
              <w:bottom w:val="single" w:sz="12" w:space="0" w:color="auto"/>
              <w:right w:val="single" w:sz="4" w:space="0" w:color="000000"/>
            </w:tcBorders>
            <w:shd w:val="clear" w:color="auto" w:fill="auto"/>
            <w:vAlign w:val="center"/>
          </w:tcPr>
          <w:p w14:paraId="185DD86A" w14:textId="77777777" w:rsidR="00813666" w:rsidRPr="007E39D4" w:rsidRDefault="00813666" w:rsidP="00CB698D">
            <w:pPr>
              <w:jc w:val="center"/>
              <w:rPr>
                <w:rFonts w:ascii="Calibri" w:eastAsia="Times New Roman" w:hAnsi="Calibri" w:cs="Calibri"/>
                <w:b/>
                <w:bCs/>
                <w:color w:val="000000"/>
                <w:lang w:eastAsia="tr-TR"/>
              </w:rPr>
            </w:pPr>
          </w:p>
        </w:tc>
        <w:tc>
          <w:tcPr>
            <w:tcW w:w="1134" w:type="dxa"/>
            <w:tcBorders>
              <w:top w:val="single" w:sz="4" w:space="0" w:color="auto"/>
              <w:left w:val="single" w:sz="4" w:space="0" w:color="auto"/>
              <w:bottom w:val="single" w:sz="12" w:space="0" w:color="auto"/>
              <w:right w:val="single" w:sz="4" w:space="0" w:color="000000"/>
            </w:tcBorders>
            <w:shd w:val="clear" w:color="auto" w:fill="auto"/>
            <w:vAlign w:val="center"/>
          </w:tcPr>
          <w:p w14:paraId="634423C9" w14:textId="77777777" w:rsidR="00813666" w:rsidRPr="007E39D4" w:rsidRDefault="00813666" w:rsidP="00CB698D">
            <w:pPr>
              <w:jc w:val="center"/>
              <w:rPr>
                <w:rFonts w:ascii="Calibri" w:eastAsia="Times New Roman" w:hAnsi="Calibri" w:cs="Calibri"/>
                <w:b/>
                <w:bCs/>
                <w:color w:val="000000"/>
                <w:lang w:eastAsia="tr-TR"/>
              </w:rPr>
            </w:pPr>
          </w:p>
        </w:tc>
        <w:tc>
          <w:tcPr>
            <w:tcW w:w="1170" w:type="dxa"/>
            <w:tcBorders>
              <w:top w:val="single" w:sz="4" w:space="0" w:color="auto"/>
              <w:left w:val="single" w:sz="4" w:space="0" w:color="auto"/>
              <w:bottom w:val="single" w:sz="12" w:space="0" w:color="auto"/>
              <w:right w:val="single" w:sz="12" w:space="0" w:color="auto"/>
            </w:tcBorders>
            <w:shd w:val="clear" w:color="auto" w:fill="auto"/>
            <w:vAlign w:val="center"/>
          </w:tcPr>
          <w:p w14:paraId="481DC896" w14:textId="77777777" w:rsidR="00813666" w:rsidRPr="007E39D4" w:rsidRDefault="00813666" w:rsidP="00CB698D">
            <w:pPr>
              <w:jc w:val="center"/>
              <w:rPr>
                <w:rFonts w:ascii="Calibri" w:eastAsia="Times New Roman" w:hAnsi="Calibri" w:cs="Calibri"/>
                <w:b/>
                <w:bCs/>
                <w:color w:val="000000"/>
                <w:lang w:eastAsia="tr-TR"/>
              </w:rPr>
            </w:pPr>
          </w:p>
        </w:tc>
      </w:tr>
    </w:tbl>
    <w:p w14:paraId="07E18C88" w14:textId="77777777" w:rsidR="00340528" w:rsidRDefault="00340528"/>
    <w:sectPr w:rsidR="00340528" w:rsidSect="002646AA">
      <w:headerReference w:type="even" r:id="rId7"/>
      <w:headerReference w:type="default" r:id="rId8"/>
      <w:footerReference w:type="default" r:id="rId9"/>
      <w:headerReference w:type="first" r:id="rId10"/>
      <w:pgSz w:w="11900" w:h="16840"/>
      <w:pgMar w:top="1134" w:right="1797" w:bottom="567" w:left="1797" w:header="39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2CD71D7" w14:textId="77777777" w:rsidR="007E74C5" w:rsidRDefault="007E74C5" w:rsidP="00390365">
      <w:r>
        <w:separator/>
      </w:r>
    </w:p>
  </w:endnote>
  <w:endnote w:type="continuationSeparator" w:id="0">
    <w:p w14:paraId="1BF8E2C2" w14:textId="77777777" w:rsidR="007E74C5" w:rsidRDefault="007E74C5" w:rsidP="00390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A2"/>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A2"/>
    <w:family w:val="roman"/>
    <w:pitch w:val="variable"/>
    <w:sig w:usb0="E0002EFF" w:usb1="C000785B" w:usb2="00000009" w:usb3="00000000" w:csb0="000001FF" w:csb1="00000000"/>
  </w:font>
  <w:font w:name="Segoe UI">
    <w:panose1 w:val="020B0604020202020204"/>
    <w:charset w:val="A2"/>
    <w:family w:val="swiss"/>
    <w:pitch w:val="variable"/>
    <w:sig w:usb0="E4002EFF" w:usb1="C000E47F" w:usb2="00000009" w:usb3="00000000" w:csb0="000001FF" w:csb1="00000000"/>
  </w:font>
  <w:font w:name="Calibri">
    <w:panose1 w:val="020F0502020204030204"/>
    <w:charset w:val="A2"/>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ECC8E1" w14:textId="77777777" w:rsidR="001768CA" w:rsidRDefault="001768CA">
    <w:pPr>
      <w:pStyle w:val="Footer"/>
    </w:pPr>
    <w:r>
      <w:rPr>
        <w:noProof/>
        <w:lang w:eastAsia="tr-TR"/>
      </w:rPr>
      <w:drawing>
        <wp:anchor distT="0" distB="0" distL="114300" distR="114300" simplePos="0" relativeHeight="251664384" behindDoc="1" locked="0" layoutInCell="1" allowOverlap="1" wp14:anchorId="2CE0CE83" wp14:editId="475F3003">
          <wp:simplePos x="0" y="0"/>
          <wp:positionH relativeFrom="column">
            <wp:posOffset>4274820</wp:posOffset>
          </wp:positionH>
          <wp:positionV relativeFrom="paragraph">
            <wp:posOffset>-231315</wp:posOffset>
          </wp:positionV>
          <wp:extent cx="2147570" cy="1094740"/>
          <wp:effectExtent l="0" t="0" r="5080" b="0"/>
          <wp:wrapTight wrapText="bothSides">
            <wp:wrapPolygon edited="0">
              <wp:start x="0" y="0"/>
              <wp:lineTo x="0" y="21049"/>
              <wp:lineTo x="21459" y="21049"/>
              <wp:lineTo x="21459" y="0"/>
              <wp:lineTo x="0" y="0"/>
            </wp:wrapPolygon>
          </wp:wrapTight>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jpg"/>
                  <pic:cNvPicPr/>
                </pic:nvPicPr>
                <pic:blipFill rotWithShape="1">
                  <a:blip r:embed="rId1" cstate="print">
                    <a:extLst>
                      <a:ext uri="{28A0092B-C50C-407E-A947-70E740481C1C}">
                        <a14:useLocalDpi xmlns:a14="http://schemas.microsoft.com/office/drawing/2010/main" val="0"/>
                      </a:ext>
                    </a:extLst>
                  </a:blip>
                  <a:srcRect t="14859"/>
                  <a:stretch/>
                </pic:blipFill>
                <pic:spPr bwMode="auto">
                  <a:xfrm>
                    <a:off x="0" y="0"/>
                    <a:ext cx="2147570" cy="109474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82400C2" w14:textId="77777777" w:rsidR="007E74C5" w:rsidRDefault="007E74C5" w:rsidP="00390365">
      <w:r>
        <w:separator/>
      </w:r>
    </w:p>
  </w:footnote>
  <w:footnote w:type="continuationSeparator" w:id="0">
    <w:p w14:paraId="0178056D" w14:textId="77777777" w:rsidR="007E74C5" w:rsidRDefault="007E74C5" w:rsidP="003903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7EE500" w14:textId="77777777" w:rsidR="00950857" w:rsidRDefault="007E74C5">
    <w:pPr>
      <w:pStyle w:val="Header"/>
    </w:pPr>
    <w:r>
      <w:rPr>
        <w:noProof/>
        <w:lang w:val="en-US"/>
      </w:rPr>
      <w:pict w14:anchorId="0972E4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0" type="#_x0000_t75" alt="" style="position:absolute;margin-left:0;margin-top:0;width:595.7pt;height:841.9pt;z-index:-251657216;mso-wrap-edited:f;mso-width-percent:0;mso-height-percent:0;mso-position-horizontal:center;mso-position-horizontal-relative:margin;mso-position-vertical:center;mso-position-vertical-relative:margin;mso-width-percent:0;mso-height-percent:0" wrapcoords="-27 0 -27 21561 21600 21561 21600 0 -27 0">
          <v:imagedata r:id="rId1" o:title="TEKNOPARK-ISTANBUL-ANTETLI-KAGIT-REVIZ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984214" w14:textId="77777777" w:rsidR="00950857" w:rsidRDefault="001768CA">
    <w:pPr>
      <w:pStyle w:val="Header"/>
    </w:pPr>
    <w:r>
      <w:rPr>
        <w:noProof/>
        <w:lang w:eastAsia="tr-TR"/>
      </w:rPr>
      <w:drawing>
        <wp:anchor distT="0" distB="0" distL="114300" distR="114300" simplePos="0" relativeHeight="251662336" behindDoc="1" locked="0" layoutInCell="1" allowOverlap="1" wp14:anchorId="17B17CA5" wp14:editId="0F077A05">
          <wp:simplePos x="0" y="0"/>
          <wp:positionH relativeFrom="column">
            <wp:posOffset>-1036320</wp:posOffset>
          </wp:positionH>
          <wp:positionV relativeFrom="paragraph">
            <wp:posOffset>-366395</wp:posOffset>
          </wp:positionV>
          <wp:extent cx="1938655" cy="1056005"/>
          <wp:effectExtent l="0" t="0" r="4445" b="0"/>
          <wp:wrapTight wrapText="bothSides">
            <wp:wrapPolygon edited="0">
              <wp:start x="0" y="0"/>
              <wp:lineTo x="0" y="21041"/>
              <wp:lineTo x="21437" y="21041"/>
              <wp:lineTo x="21437" y="0"/>
              <wp:lineTo x="0" y="0"/>
            </wp:wrapPolygon>
          </wp:wrapTight>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jpg"/>
                  <pic:cNvPicPr/>
                </pic:nvPicPr>
                <pic:blipFill rotWithShape="1">
                  <a:blip r:embed="rId1" cstate="print">
                    <a:extLst>
                      <a:ext uri="{28A0092B-C50C-407E-A947-70E740481C1C}">
                        <a14:useLocalDpi xmlns:a14="http://schemas.microsoft.com/office/drawing/2010/main" val="0"/>
                      </a:ext>
                    </a:extLst>
                  </a:blip>
                  <a:srcRect l="6379" t="12638" r="15158" b="10349"/>
                  <a:stretch/>
                </pic:blipFill>
                <pic:spPr bwMode="auto">
                  <a:xfrm>
                    <a:off x="0" y="0"/>
                    <a:ext cx="1938655" cy="10560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13CC3C" w14:textId="77777777" w:rsidR="00950857" w:rsidRDefault="007E74C5">
    <w:pPr>
      <w:pStyle w:val="Header"/>
    </w:pPr>
    <w:r>
      <w:rPr>
        <w:noProof/>
        <w:lang w:val="en-US"/>
      </w:rPr>
      <w:pict w14:anchorId="29C1B4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49" type="#_x0000_t75" alt="" style="position:absolute;margin-left:0;margin-top:0;width:595.7pt;height:841.9pt;z-index:-251656192;mso-wrap-edited:f;mso-width-percent:0;mso-height-percent:0;mso-position-horizontal:center;mso-position-horizontal-relative:margin;mso-position-vertical:center;mso-position-vertical-relative:margin;mso-width-percent:0;mso-height-percent:0" wrapcoords="-27 0 -27 21561 21600 21561 21600 0 -27 0">
          <v:imagedata r:id="rId1" o:title="TEKNOPARK-ISTANBUL-ANTETLI-KAGIT-REVIZE"/>
          <w10:wrap anchorx="margin" anchory="margin"/>
        </v:shape>
      </w:pic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Baris Can Ustundag">
    <w15:presenceInfo w15:providerId="Windows Live" w15:userId="045722143efa89af"/>
  </w15:person>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2"/>
  <w:proofState w:spelling="clean" w:grammar="clean"/>
  <w:trackRevisions/>
  <w:defaultTabStop w:val="720"/>
  <w:hyphenationZone w:val="425"/>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365"/>
    <w:rsid w:val="0000070B"/>
    <w:rsid w:val="00025169"/>
    <w:rsid w:val="00040448"/>
    <w:rsid w:val="00052B24"/>
    <w:rsid w:val="00076297"/>
    <w:rsid w:val="000858F4"/>
    <w:rsid w:val="00086C60"/>
    <w:rsid w:val="00115FD1"/>
    <w:rsid w:val="00122167"/>
    <w:rsid w:val="00127DBA"/>
    <w:rsid w:val="001375E0"/>
    <w:rsid w:val="001628F0"/>
    <w:rsid w:val="0016418F"/>
    <w:rsid w:val="001768CA"/>
    <w:rsid w:val="00197A2F"/>
    <w:rsid w:val="001A376F"/>
    <w:rsid w:val="001B35D0"/>
    <w:rsid w:val="001C11AB"/>
    <w:rsid w:val="001F20B6"/>
    <w:rsid w:val="00225533"/>
    <w:rsid w:val="0023696B"/>
    <w:rsid w:val="002432A7"/>
    <w:rsid w:val="0026368E"/>
    <w:rsid w:val="002636BF"/>
    <w:rsid w:val="00264133"/>
    <w:rsid w:val="002646AA"/>
    <w:rsid w:val="00277DFB"/>
    <w:rsid w:val="00280E96"/>
    <w:rsid w:val="002D3433"/>
    <w:rsid w:val="002D4136"/>
    <w:rsid w:val="00317631"/>
    <w:rsid w:val="00331026"/>
    <w:rsid w:val="00340528"/>
    <w:rsid w:val="00340AAD"/>
    <w:rsid w:val="00345A17"/>
    <w:rsid w:val="0035662A"/>
    <w:rsid w:val="00366198"/>
    <w:rsid w:val="00367267"/>
    <w:rsid w:val="00385AA9"/>
    <w:rsid w:val="00390365"/>
    <w:rsid w:val="00396D4D"/>
    <w:rsid w:val="003C59F1"/>
    <w:rsid w:val="003D2D5B"/>
    <w:rsid w:val="003D4E33"/>
    <w:rsid w:val="003E7FE6"/>
    <w:rsid w:val="004416E8"/>
    <w:rsid w:val="004440C2"/>
    <w:rsid w:val="004767F6"/>
    <w:rsid w:val="0049776F"/>
    <w:rsid w:val="004B6F24"/>
    <w:rsid w:val="004E6536"/>
    <w:rsid w:val="00505FF0"/>
    <w:rsid w:val="005320E6"/>
    <w:rsid w:val="00543F58"/>
    <w:rsid w:val="0056660F"/>
    <w:rsid w:val="00566AFD"/>
    <w:rsid w:val="0057450E"/>
    <w:rsid w:val="005950C6"/>
    <w:rsid w:val="005979AF"/>
    <w:rsid w:val="005C4E38"/>
    <w:rsid w:val="00610473"/>
    <w:rsid w:val="00641781"/>
    <w:rsid w:val="00670D9C"/>
    <w:rsid w:val="00674AE1"/>
    <w:rsid w:val="00693DC6"/>
    <w:rsid w:val="00694AFB"/>
    <w:rsid w:val="006A6508"/>
    <w:rsid w:val="006B3F79"/>
    <w:rsid w:val="006C1BBC"/>
    <w:rsid w:val="006C5D6E"/>
    <w:rsid w:val="0071091D"/>
    <w:rsid w:val="00745A65"/>
    <w:rsid w:val="00753177"/>
    <w:rsid w:val="00770A0C"/>
    <w:rsid w:val="007841DD"/>
    <w:rsid w:val="00784761"/>
    <w:rsid w:val="00786580"/>
    <w:rsid w:val="007952AA"/>
    <w:rsid w:val="007E5D15"/>
    <w:rsid w:val="007E6B68"/>
    <w:rsid w:val="007E74C5"/>
    <w:rsid w:val="00800DEF"/>
    <w:rsid w:val="008051FF"/>
    <w:rsid w:val="00806A9D"/>
    <w:rsid w:val="00812207"/>
    <w:rsid w:val="00813666"/>
    <w:rsid w:val="00824A52"/>
    <w:rsid w:val="00865AF6"/>
    <w:rsid w:val="00870973"/>
    <w:rsid w:val="008A32A1"/>
    <w:rsid w:val="008E1711"/>
    <w:rsid w:val="00913E61"/>
    <w:rsid w:val="00922299"/>
    <w:rsid w:val="00927B05"/>
    <w:rsid w:val="009466E9"/>
    <w:rsid w:val="00950857"/>
    <w:rsid w:val="00961CE3"/>
    <w:rsid w:val="009774B2"/>
    <w:rsid w:val="00985C73"/>
    <w:rsid w:val="00993FE4"/>
    <w:rsid w:val="009C264C"/>
    <w:rsid w:val="009D1960"/>
    <w:rsid w:val="009E385E"/>
    <w:rsid w:val="009E423E"/>
    <w:rsid w:val="00A24B74"/>
    <w:rsid w:val="00A41369"/>
    <w:rsid w:val="00A43F79"/>
    <w:rsid w:val="00A46EC8"/>
    <w:rsid w:val="00A63E75"/>
    <w:rsid w:val="00A64DE6"/>
    <w:rsid w:val="00A71B9C"/>
    <w:rsid w:val="00A7376A"/>
    <w:rsid w:val="00A8327E"/>
    <w:rsid w:val="00A92C16"/>
    <w:rsid w:val="00AA1853"/>
    <w:rsid w:val="00AA2F39"/>
    <w:rsid w:val="00AB79E0"/>
    <w:rsid w:val="00AD3815"/>
    <w:rsid w:val="00AE2154"/>
    <w:rsid w:val="00AE52AF"/>
    <w:rsid w:val="00B42787"/>
    <w:rsid w:val="00B53A17"/>
    <w:rsid w:val="00B54F90"/>
    <w:rsid w:val="00B95E75"/>
    <w:rsid w:val="00BA3F60"/>
    <w:rsid w:val="00BE57EE"/>
    <w:rsid w:val="00BE79B1"/>
    <w:rsid w:val="00BF0682"/>
    <w:rsid w:val="00BF6BA8"/>
    <w:rsid w:val="00C1091D"/>
    <w:rsid w:val="00C112AF"/>
    <w:rsid w:val="00C126C5"/>
    <w:rsid w:val="00C3133B"/>
    <w:rsid w:val="00C509F3"/>
    <w:rsid w:val="00C52A1B"/>
    <w:rsid w:val="00C646F6"/>
    <w:rsid w:val="00C666D8"/>
    <w:rsid w:val="00C77D91"/>
    <w:rsid w:val="00C95809"/>
    <w:rsid w:val="00CA75AF"/>
    <w:rsid w:val="00CB698D"/>
    <w:rsid w:val="00D073BB"/>
    <w:rsid w:val="00D40F33"/>
    <w:rsid w:val="00D63963"/>
    <w:rsid w:val="00D63E14"/>
    <w:rsid w:val="00D750AF"/>
    <w:rsid w:val="00D81E89"/>
    <w:rsid w:val="00D836C6"/>
    <w:rsid w:val="00DC3D63"/>
    <w:rsid w:val="00DD32C4"/>
    <w:rsid w:val="00DF4266"/>
    <w:rsid w:val="00DF6024"/>
    <w:rsid w:val="00E33A19"/>
    <w:rsid w:val="00E352BA"/>
    <w:rsid w:val="00E35AB6"/>
    <w:rsid w:val="00E45DE5"/>
    <w:rsid w:val="00E52668"/>
    <w:rsid w:val="00E55182"/>
    <w:rsid w:val="00E56B6A"/>
    <w:rsid w:val="00E60E3A"/>
    <w:rsid w:val="00E633EB"/>
    <w:rsid w:val="00E665BB"/>
    <w:rsid w:val="00EB6ABB"/>
    <w:rsid w:val="00EC3117"/>
    <w:rsid w:val="00EE4931"/>
    <w:rsid w:val="00EF1C4D"/>
    <w:rsid w:val="00EF20D2"/>
    <w:rsid w:val="00F0233E"/>
    <w:rsid w:val="00F110AD"/>
    <w:rsid w:val="00F21FC6"/>
    <w:rsid w:val="00F22C4A"/>
    <w:rsid w:val="00F36620"/>
    <w:rsid w:val="00F40E52"/>
    <w:rsid w:val="00F74514"/>
    <w:rsid w:val="00F855FD"/>
    <w:rsid w:val="00FA32F2"/>
    <w:rsid w:val="00FA41D2"/>
    <w:rsid w:val="00FD1208"/>
    <w:rsid w:val="00FD358A"/>
    <w:rsid w:val="00FD4AD8"/>
  </w:rsids>
  <m:mathPr>
    <m:mathFont m:val="Cambria Math"/>
    <m:brkBin m:val="before"/>
    <m:brkBinSub m:val="--"/>
    <m:smallFrac m:val="0"/>
    <m:dispDef/>
    <m:lMargin m:val="0"/>
    <m:rMargin m:val="0"/>
    <m:defJc m:val="centerGroup"/>
    <m:wrapIndent m:val="1440"/>
    <m:intLim m:val="subSup"/>
    <m:naryLim m:val="undOvr"/>
  </m:mathPr>
  <w:themeFontLang w:val="tr-T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1"/>
    </o:shapelayout>
  </w:shapeDefaults>
  <w:decimalSymbol w:val="."/>
  <w:listSeparator w:val=","/>
  <w14:docId w14:val="395E0851"/>
  <w14:defaultImageDpi w14:val="300"/>
  <w15:docId w15:val="{B3B2D1CA-7198-45A7-8B24-137EADF39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tr-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90365"/>
    <w:pPr>
      <w:tabs>
        <w:tab w:val="center" w:pos="4320"/>
        <w:tab w:val="right" w:pos="8640"/>
      </w:tabs>
    </w:pPr>
  </w:style>
  <w:style w:type="character" w:customStyle="1" w:styleId="HeaderChar">
    <w:name w:val="Header Char"/>
    <w:basedOn w:val="DefaultParagraphFont"/>
    <w:link w:val="Header"/>
    <w:uiPriority w:val="99"/>
    <w:rsid w:val="00390365"/>
  </w:style>
  <w:style w:type="paragraph" w:styleId="Footer">
    <w:name w:val="footer"/>
    <w:basedOn w:val="Normal"/>
    <w:link w:val="FooterChar"/>
    <w:uiPriority w:val="99"/>
    <w:unhideWhenUsed/>
    <w:rsid w:val="00390365"/>
    <w:pPr>
      <w:tabs>
        <w:tab w:val="center" w:pos="4320"/>
        <w:tab w:val="right" w:pos="8640"/>
      </w:tabs>
    </w:pPr>
  </w:style>
  <w:style w:type="character" w:customStyle="1" w:styleId="FooterChar">
    <w:name w:val="Footer Char"/>
    <w:basedOn w:val="DefaultParagraphFont"/>
    <w:link w:val="Footer"/>
    <w:uiPriority w:val="99"/>
    <w:rsid w:val="00390365"/>
  </w:style>
  <w:style w:type="table" w:styleId="TableGrid">
    <w:name w:val="Table Grid"/>
    <w:basedOn w:val="TableNormal"/>
    <w:uiPriority w:val="59"/>
    <w:rsid w:val="004E65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1366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366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1996303">
      <w:bodyDiv w:val="1"/>
      <w:marLeft w:val="0"/>
      <w:marRight w:val="0"/>
      <w:marTop w:val="0"/>
      <w:marBottom w:val="0"/>
      <w:divBdr>
        <w:top w:val="none" w:sz="0" w:space="0" w:color="auto"/>
        <w:left w:val="none" w:sz="0" w:space="0" w:color="auto"/>
        <w:bottom w:val="none" w:sz="0" w:space="0" w:color="auto"/>
        <w:right w:val="none" w:sz="0" w:space="0" w:color="auto"/>
      </w:divBdr>
    </w:div>
    <w:div w:id="108086995">
      <w:bodyDiv w:val="1"/>
      <w:marLeft w:val="0"/>
      <w:marRight w:val="0"/>
      <w:marTop w:val="0"/>
      <w:marBottom w:val="0"/>
      <w:divBdr>
        <w:top w:val="none" w:sz="0" w:space="0" w:color="auto"/>
        <w:left w:val="none" w:sz="0" w:space="0" w:color="auto"/>
        <w:bottom w:val="none" w:sz="0" w:space="0" w:color="auto"/>
        <w:right w:val="none" w:sz="0" w:space="0" w:color="auto"/>
      </w:divBdr>
    </w:div>
    <w:div w:id="1121537740">
      <w:bodyDiv w:val="1"/>
      <w:marLeft w:val="0"/>
      <w:marRight w:val="0"/>
      <w:marTop w:val="0"/>
      <w:marBottom w:val="0"/>
      <w:divBdr>
        <w:top w:val="none" w:sz="0" w:space="0" w:color="auto"/>
        <w:left w:val="none" w:sz="0" w:space="0" w:color="auto"/>
        <w:bottom w:val="none" w:sz="0" w:space="0" w:color="auto"/>
        <w:right w:val="none" w:sz="0" w:space="0" w:color="auto"/>
      </w:divBdr>
    </w:div>
    <w:div w:id="1542015099">
      <w:bodyDiv w:val="1"/>
      <w:marLeft w:val="0"/>
      <w:marRight w:val="0"/>
      <w:marTop w:val="0"/>
      <w:marBottom w:val="0"/>
      <w:divBdr>
        <w:top w:val="none" w:sz="0" w:space="0" w:color="auto"/>
        <w:left w:val="none" w:sz="0" w:space="0" w:color="auto"/>
        <w:bottom w:val="none" w:sz="0" w:space="0" w:color="auto"/>
        <w:right w:val="none" w:sz="0" w:space="0" w:color="auto"/>
      </w:divBdr>
    </w:div>
    <w:div w:id="1635020492">
      <w:bodyDiv w:val="1"/>
      <w:marLeft w:val="0"/>
      <w:marRight w:val="0"/>
      <w:marTop w:val="0"/>
      <w:marBottom w:val="0"/>
      <w:divBdr>
        <w:top w:val="none" w:sz="0" w:space="0" w:color="auto"/>
        <w:left w:val="none" w:sz="0" w:space="0" w:color="auto"/>
        <w:bottom w:val="none" w:sz="0" w:space="0" w:color="auto"/>
        <w:right w:val="none" w:sz="0" w:space="0" w:color="auto"/>
      </w:divBdr>
    </w:div>
    <w:div w:id="1944720965">
      <w:bodyDiv w:val="1"/>
      <w:marLeft w:val="0"/>
      <w:marRight w:val="0"/>
      <w:marTop w:val="0"/>
      <w:marBottom w:val="0"/>
      <w:divBdr>
        <w:top w:val="none" w:sz="0" w:space="0" w:color="auto"/>
        <w:left w:val="none" w:sz="0" w:space="0" w:color="auto"/>
        <w:bottom w:val="none" w:sz="0" w:space="0" w:color="auto"/>
        <w:right w:val="none" w:sz="0" w:space="0" w:color="auto"/>
      </w:divBdr>
    </w:div>
    <w:div w:id="206270293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46CF7F-6159-40C2-9162-6E539FA1F3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7</Pages>
  <Words>3615</Words>
  <Characters>19485</Characters>
  <Application>Microsoft Office Word</Application>
  <DocSecurity>0</DocSecurity>
  <Lines>573</Lines>
  <Paragraphs>299</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22801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Mert Ozcan</dc:creator>
  <cp:keywords/>
  <dc:description/>
  <cp:lastModifiedBy>Baris Can Ustundag</cp:lastModifiedBy>
  <cp:revision>30</cp:revision>
  <cp:lastPrinted>2019-07-02T14:42:00Z</cp:lastPrinted>
  <dcterms:created xsi:type="dcterms:W3CDTF">2021-01-10T18:08:00Z</dcterms:created>
  <dcterms:modified xsi:type="dcterms:W3CDTF">2021-01-13T12:55:00Z</dcterms:modified>
</cp:coreProperties>
</file>