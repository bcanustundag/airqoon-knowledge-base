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ADD8F" w14:textId="4110F888" w:rsidR="008D168C" w:rsidRPr="004148A1" w:rsidRDefault="00DA4C39" w:rsidP="004148A1">
      <w:pPr>
        <w:spacing w:before="240" w:after="12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An </w:t>
      </w:r>
      <w:proofErr w:type="spellStart"/>
      <w:r>
        <w:rPr>
          <w:rFonts w:ascii="Times New Roman" w:hAnsi="Times New Roman" w:cs="Times New Roman"/>
          <w:b/>
          <w:bCs/>
          <w:sz w:val="28"/>
          <w:szCs w:val="28"/>
        </w:rPr>
        <w:t>Overview</w:t>
      </w:r>
      <w:proofErr w:type="spellEnd"/>
      <w:r>
        <w:rPr>
          <w:rFonts w:ascii="Times New Roman" w:hAnsi="Times New Roman" w:cs="Times New Roman"/>
          <w:b/>
          <w:bCs/>
          <w:sz w:val="28"/>
          <w:szCs w:val="28"/>
        </w:rPr>
        <w:t xml:space="preserve"> of </w:t>
      </w:r>
      <w:r w:rsidR="00EE567B" w:rsidRPr="004148A1">
        <w:rPr>
          <w:rFonts w:ascii="Times New Roman" w:hAnsi="Times New Roman" w:cs="Times New Roman"/>
          <w:b/>
          <w:bCs/>
          <w:sz w:val="28"/>
          <w:szCs w:val="28"/>
        </w:rPr>
        <w:t>CO</w:t>
      </w:r>
      <w:r w:rsidR="00EE567B" w:rsidRPr="004148A1">
        <w:rPr>
          <w:rFonts w:ascii="Times New Roman" w:hAnsi="Times New Roman" w:cs="Times New Roman"/>
          <w:b/>
          <w:bCs/>
          <w:sz w:val="28"/>
          <w:szCs w:val="28"/>
          <w:vertAlign w:val="subscript"/>
        </w:rPr>
        <w:t>2</w:t>
      </w:r>
      <w:r w:rsidR="00EE567B" w:rsidRPr="004148A1">
        <w:rPr>
          <w:rFonts w:ascii="Times New Roman" w:hAnsi="Times New Roman" w:cs="Times New Roman"/>
          <w:b/>
          <w:bCs/>
          <w:sz w:val="28"/>
          <w:szCs w:val="28"/>
        </w:rPr>
        <w:t xml:space="preserve"> Level as a COVID-19 </w:t>
      </w:r>
      <w:proofErr w:type="spellStart"/>
      <w:r w:rsidR="00EE567B" w:rsidRPr="004148A1">
        <w:rPr>
          <w:rFonts w:ascii="Times New Roman" w:hAnsi="Times New Roman" w:cs="Times New Roman"/>
          <w:b/>
          <w:bCs/>
          <w:sz w:val="28"/>
          <w:szCs w:val="28"/>
        </w:rPr>
        <w:t>Infection</w:t>
      </w:r>
      <w:proofErr w:type="spellEnd"/>
      <w:r w:rsidR="00EE567B" w:rsidRPr="004148A1">
        <w:rPr>
          <w:rFonts w:ascii="Times New Roman" w:hAnsi="Times New Roman" w:cs="Times New Roman"/>
          <w:b/>
          <w:bCs/>
          <w:sz w:val="28"/>
          <w:szCs w:val="28"/>
        </w:rPr>
        <w:t xml:space="preserve"> Risk Proxy </w:t>
      </w:r>
      <w:proofErr w:type="spellStart"/>
      <w:r w:rsidR="00EE567B" w:rsidRPr="004148A1">
        <w:rPr>
          <w:rFonts w:ascii="Times New Roman" w:hAnsi="Times New Roman" w:cs="Times New Roman"/>
          <w:b/>
          <w:bCs/>
          <w:sz w:val="28"/>
          <w:szCs w:val="28"/>
        </w:rPr>
        <w:t>for</w:t>
      </w:r>
      <w:proofErr w:type="spellEnd"/>
      <w:r w:rsidR="00EE567B" w:rsidRPr="004148A1">
        <w:rPr>
          <w:rFonts w:ascii="Times New Roman" w:hAnsi="Times New Roman" w:cs="Times New Roman"/>
          <w:b/>
          <w:bCs/>
          <w:sz w:val="28"/>
          <w:szCs w:val="28"/>
        </w:rPr>
        <w:t xml:space="preserve"> </w:t>
      </w:r>
      <w:proofErr w:type="spellStart"/>
      <w:r w:rsidR="00EE567B" w:rsidRPr="004148A1">
        <w:rPr>
          <w:rFonts w:ascii="Times New Roman" w:hAnsi="Times New Roman" w:cs="Times New Roman"/>
          <w:b/>
          <w:bCs/>
          <w:sz w:val="28"/>
          <w:szCs w:val="28"/>
        </w:rPr>
        <w:t>Different</w:t>
      </w:r>
      <w:proofErr w:type="spellEnd"/>
      <w:r w:rsidR="00EE567B" w:rsidRPr="004148A1">
        <w:rPr>
          <w:rFonts w:ascii="Times New Roman" w:hAnsi="Times New Roman" w:cs="Times New Roman"/>
          <w:b/>
          <w:bCs/>
          <w:sz w:val="28"/>
          <w:szCs w:val="28"/>
        </w:rPr>
        <w:t xml:space="preserve"> </w:t>
      </w:r>
      <w:proofErr w:type="spellStart"/>
      <w:r w:rsidR="00EE567B" w:rsidRPr="004148A1">
        <w:rPr>
          <w:rFonts w:ascii="Times New Roman" w:hAnsi="Times New Roman" w:cs="Times New Roman"/>
          <w:b/>
          <w:bCs/>
          <w:sz w:val="28"/>
          <w:szCs w:val="28"/>
        </w:rPr>
        <w:t>Indoor</w:t>
      </w:r>
      <w:proofErr w:type="spellEnd"/>
      <w:r w:rsidR="00EE567B" w:rsidRPr="004148A1">
        <w:rPr>
          <w:rFonts w:ascii="Times New Roman" w:hAnsi="Times New Roman" w:cs="Times New Roman"/>
          <w:b/>
          <w:bCs/>
          <w:sz w:val="28"/>
          <w:szCs w:val="28"/>
        </w:rPr>
        <w:t xml:space="preserve"> </w:t>
      </w:r>
      <w:proofErr w:type="spellStart"/>
      <w:r w:rsidR="00EE567B" w:rsidRPr="004148A1">
        <w:rPr>
          <w:rFonts w:ascii="Times New Roman" w:hAnsi="Times New Roman" w:cs="Times New Roman"/>
          <w:b/>
          <w:bCs/>
          <w:sz w:val="28"/>
          <w:szCs w:val="28"/>
        </w:rPr>
        <w:t>Environments</w:t>
      </w:r>
      <w:proofErr w:type="spellEnd"/>
      <w:r w:rsidR="00EE567B" w:rsidRPr="004148A1">
        <w:rPr>
          <w:rFonts w:ascii="Times New Roman" w:hAnsi="Times New Roman" w:cs="Times New Roman"/>
          <w:b/>
          <w:bCs/>
          <w:sz w:val="28"/>
          <w:szCs w:val="28"/>
        </w:rPr>
        <w:t xml:space="preserve"> in </w:t>
      </w:r>
      <w:proofErr w:type="spellStart"/>
      <w:r w:rsidR="00EE567B" w:rsidRPr="004148A1">
        <w:rPr>
          <w:rFonts w:ascii="Times New Roman" w:hAnsi="Times New Roman" w:cs="Times New Roman"/>
          <w:b/>
          <w:bCs/>
          <w:sz w:val="28"/>
          <w:szCs w:val="28"/>
        </w:rPr>
        <w:t>Istanbul</w:t>
      </w:r>
      <w:proofErr w:type="spellEnd"/>
    </w:p>
    <w:p w14:paraId="50D8CA6B" w14:textId="070599A5" w:rsidR="004148A1" w:rsidRDefault="00D2341E" w:rsidP="004148A1">
      <w:pPr>
        <w:spacing w:before="240" w:after="120" w:line="360" w:lineRule="auto"/>
        <w:rPr>
          <w:rFonts w:ascii="Times New Roman" w:hAnsi="Times New Roman" w:cs="Times New Roman"/>
          <w:sz w:val="24"/>
          <w:szCs w:val="24"/>
        </w:rPr>
      </w:pPr>
      <w:r>
        <w:rPr>
          <w:rFonts w:ascii="Times New Roman" w:hAnsi="Times New Roman" w:cs="Times New Roman"/>
          <w:sz w:val="24"/>
          <w:szCs w:val="24"/>
        </w:rPr>
        <w:t xml:space="preserve">Ülkü Alver </w:t>
      </w:r>
      <w:proofErr w:type="gramStart"/>
      <w:r>
        <w:rPr>
          <w:rFonts w:ascii="Times New Roman" w:hAnsi="Times New Roman" w:cs="Times New Roman"/>
          <w:sz w:val="24"/>
          <w:szCs w:val="24"/>
        </w:rPr>
        <w:t xml:space="preserve">Şahin, </w:t>
      </w:r>
      <w:r w:rsidRPr="004148A1">
        <w:rPr>
          <w:rFonts w:ascii="Times New Roman" w:hAnsi="Times New Roman" w:cs="Times New Roman"/>
          <w:sz w:val="24"/>
          <w:szCs w:val="24"/>
        </w:rPr>
        <w:t xml:space="preserve"> </w:t>
      </w:r>
      <w:r w:rsidR="004148A1" w:rsidRPr="004148A1">
        <w:rPr>
          <w:rFonts w:ascii="Times New Roman" w:hAnsi="Times New Roman" w:cs="Times New Roman"/>
          <w:sz w:val="24"/>
          <w:szCs w:val="24"/>
        </w:rPr>
        <w:t>Ecem</w:t>
      </w:r>
      <w:proofErr w:type="gramEnd"/>
      <w:r w:rsidR="004148A1" w:rsidRPr="004148A1">
        <w:rPr>
          <w:rFonts w:ascii="Times New Roman" w:hAnsi="Times New Roman" w:cs="Times New Roman"/>
          <w:sz w:val="24"/>
          <w:szCs w:val="24"/>
        </w:rPr>
        <w:t xml:space="preserve"> Y</w:t>
      </w:r>
      <w:r w:rsidR="004148A1">
        <w:rPr>
          <w:rFonts w:ascii="Times New Roman" w:hAnsi="Times New Roman" w:cs="Times New Roman"/>
          <w:sz w:val="24"/>
          <w:szCs w:val="24"/>
        </w:rPr>
        <w:t xml:space="preserve">ıldız, </w:t>
      </w:r>
      <w:r w:rsidR="004148A1" w:rsidRPr="004148A1">
        <w:rPr>
          <w:rFonts w:ascii="Times New Roman" w:hAnsi="Times New Roman" w:cs="Times New Roman"/>
          <w:sz w:val="24"/>
          <w:szCs w:val="24"/>
        </w:rPr>
        <w:t>Şule DEMİRCİ</w:t>
      </w:r>
      <w:r w:rsidR="004148A1">
        <w:rPr>
          <w:rFonts w:ascii="Times New Roman" w:hAnsi="Times New Roman" w:cs="Times New Roman"/>
          <w:sz w:val="24"/>
          <w:szCs w:val="24"/>
        </w:rPr>
        <w:t>,</w:t>
      </w:r>
      <w:r w:rsidR="004148A1" w:rsidRPr="004148A1">
        <w:rPr>
          <w:rFonts w:ascii="Times New Roman" w:hAnsi="Times New Roman" w:cs="Times New Roman"/>
          <w:sz w:val="24"/>
          <w:szCs w:val="24"/>
        </w:rPr>
        <w:t xml:space="preserve"> Kezban ÖZCAN</w:t>
      </w:r>
      <w:r w:rsidR="0078178D">
        <w:rPr>
          <w:rFonts w:ascii="Times New Roman" w:hAnsi="Times New Roman" w:cs="Times New Roman"/>
          <w:sz w:val="24"/>
          <w:szCs w:val="24"/>
        </w:rPr>
        <w:t xml:space="preserve">, Coşkun Ayvaz, </w:t>
      </w:r>
      <w:r w:rsidR="00432E19">
        <w:rPr>
          <w:rFonts w:ascii="Times New Roman" w:hAnsi="Times New Roman" w:cs="Times New Roman"/>
          <w:sz w:val="24"/>
          <w:szCs w:val="24"/>
        </w:rPr>
        <w:t xml:space="preserve">Burcu Uzun, </w:t>
      </w:r>
      <w:proofErr w:type="spellStart"/>
      <w:r w:rsidR="00432E19">
        <w:rPr>
          <w:rFonts w:ascii="Times New Roman" w:hAnsi="Times New Roman" w:cs="Times New Roman"/>
          <w:sz w:val="24"/>
          <w:szCs w:val="24"/>
        </w:rPr>
        <w:t>Dila</w:t>
      </w:r>
      <w:proofErr w:type="spellEnd"/>
      <w:r w:rsidR="00432E19">
        <w:rPr>
          <w:rFonts w:ascii="Times New Roman" w:hAnsi="Times New Roman" w:cs="Times New Roman"/>
          <w:sz w:val="24"/>
          <w:szCs w:val="24"/>
        </w:rPr>
        <w:t xml:space="preserve"> Aydın, </w:t>
      </w:r>
      <w:r w:rsidR="0078178D">
        <w:rPr>
          <w:rFonts w:ascii="Times New Roman" w:hAnsi="Times New Roman" w:cs="Times New Roman"/>
          <w:sz w:val="24"/>
          <w:szCs w:val="24"/>
        </w:rPr>
        <w:t>Burcu Onat, Nüket Sivri</w:t>
      </w:r>
    </w:p>
    <w:p w14:paraId="7A8257AF" w14:textId="6E3F929B" w:rsidR="004148A1" w:rsidRPr="0078178D" w:rsidRDefault="0078178D" w:rsidP="0078178D">
      <w:pPr>
        <w:spacing w:before="240" w:after="120" w:line="360" w:lineRule="auto"/>
        <w:jc w:val="center"/>
        <w:rPr>
          <w:rFonts w:ascii="Times New Roman" w:hAnsi="Times New Roman" w:cs="Times New Roman"/>
          <w:sz w:val="24"/>
          <w:szCs w:val="24"/>
        </w:rPr>
      </w:pPr>
      <w:proofErr w:type="spellStart"/>
      <w:r w:rsidRPr="0078178D">
        <w:rPr>
          <w:rFonts w:ascii="Times New Roman" w:hAnsi="Times New Roman" w:cs="Times New Roman"/>
          <w:sz w:val="24"/>
          <w:szCs w:val="24"/>
        </w:rPr>
        <w:t>Istanbul</w:t>
      </w:r>
      <w:proofErr w:type="spellEnd"/>
      <w:r w:rsidRPr="0078178D">
        <w:rPr>
          <w:rFonts w:ascii="Times New Roman" w:hAnsi="Times New Roman" w:cs="Times New Roman"/>
          <w:sz w:val="24"/>
          <w:szCs w:val="24"/>
        </w:rPr>
        <w:t xml:space="preserve"> </w:t>
      </w:r>
      <w:proofErr w:type="spellStart"/>
      <w:r w:rsidRPr="0078178D">
        <w:rPr>
          <w:rFonts w:ascii="Times New Roman" w:hAnsi="Times New Roman" w:cs="Times New Roman"/>
          <w:sz w:val="24"/>
          <w:szCs w:val="24"/>
        </w:rPr>
        <w:t>University</w:t>
      </w:r>
      <w:proofErr w:type="spellEnd"/>
      <w:r w:rsidRPr="0078178D">
        <w:rPr>
          <w:rFonts w:ascii="Times New Roman" w:hAnsi="Times New Roman" w:cs="Times New Roman"/>
          <w:sz w:val="24"/>
          <w:szCs w:val="24"/>
        </w:rPr>
        <w:t xml:space="preserve">-Cerrahpaşa, </w:t>
      </w:r>
      <w:proofErr w:type="spellStart"/>
      <w:r w:rsidRPr="0078178D">
        <w:rPr>
          <w:rFonts w:ascii="Times New Roman" w:hAnsi="Times New Roman" w:cs="Times New Roman"/>
          <w:sz w:val="24"/>
          <w:szCs w:val="24"/>
        </w:rPr>
        <w:t>Engineering</w:t>
      </w:r>
      <w:proofErr w:type="spellEnd"/>
      <w:r w:rsidRPr="0078178D">
        <w:rPr>
          <w:rFonts w:ascii="Times New Roman" w:hAnsi="Times New Roman" w:cs="Times New Roman"/>
          <w:sz w:val="24"/>
          <w:szCs w:val="24"/>
        </w:rPr>
        <w:t xml:space="preserve"> </w:t>
      </w:r>
      <w:proofErr w:type="spellStart"/>
      <w:r w:rsidRPr="0078178D">
        <w:rPr>
          <w:rFonts w:ascii="Times New Roman" w:hAnsi="Times New Roman" w:cs="Times New Roman"/>
          <w:sz w:val="24"/>
          <w:szCs w:val="24"/>
        </w:rPr>
        <w:t>Faculty</w:t>
      </w:r>
      <w:proofErr w:type="spellEnd"/>
      <w:r w:rsidRPr="0078178D">
        <w:rPr>
          <w:rFonts w:ascii="Times New Roman" w:hAnsi="Times New Roman" w:cs="Times New Roman"/>
          <w:sz w:val="24"/>
          <w:szCs w:val="24"/>
        </w:rPr>
        <w:t xml:space="preserve">, </w:t>
      </w:r>
      <w:proofErr w:type="spellStart"/>
      <w:r w:rsidRPr="0078178D">
        <w:rPr>
          <w:rFonts w:ascii="Times New Roman" w:hAnsi="Times New Roman" w:cs="Times New Roman"/>
          <w:sz w:val="24"/>
          <w:szCs w:val="24"/>
        </w:rPr>
        <w:t>Environmental</w:t>
      </w:r>
      <w:proofErr w:type="spellEnd"/>
      <w:r w:rsidRPr="0078178D">
        <w:rPr>
          <w:rFonts w:ascii="Times New Roman" w:hAnsi="Times New Roman" w:cs="Times New Roman"/>
          <w:sz w:val="24"/>
          <w:szCs w:val="24"/>
        </w:rPr>
        <w:t xml:space="preserve"> </w:t>
      </w:r>
      <w:proofErr w:type="spellStart"/>
      <w:r w:rsidRPr="0078178D">
        <w:rPr>
          <w:rFonts w:ascii="Times New Roman" w:hAnsi="Times New Roman" w:cs="Times New Roman"/>
          <w:sz w:val="24"/>
          <w:szCs w:val="24"/>
        </w:rPr>
        <w:t>Engineering</w:t>
      </w:r>
      <w:proofErr w:type="spellEnd"/>
      <w:r w:rsidRPr="0078178D">
        <w:rPr>
          <w:rFonts w:ascii="Times New Roman" w:hAnsi="Times New Roman" w:cs="Times New Roman"/>
          <w:sz w:val="24"/>
          <w:szCs w:val="24"/>
        </w:rPr>
        <w:t xml:space="preserve"> </w:t>
      </w:r>
      <w:proofErr w:type="spellStart"/>
      <w:r w:rsidRPr="0078178D">
        <w:rPr>
          <w:rFonts w:ascii="Times New Roman" w:hAnsi="Times New Roman" w:cs="Times New Roman"/>
          <w:sz w:val="24"/>
          <w:szCs w:val="24"/>
        </w:rPr>
        <w:t>Department</w:t>
      </w:r>
      <w:proofErr w:type="spellEnd"/>
      <w:r w:rsidRPr="0078178D">
        <w:rPr>
          <w:rFonts w:ascii="Times New Roman" w:hAnsi="Times New Roman" w:cs="Times New Roman"/>
          <w:sz w:val="24"/>
          <w:szCs w:val="24"/>
        </w:rPr>
        <w:t xml:space="preserve">, </w:t>
      </w:r>
      <w:proofErr w:type="spellStart"/>
      <w:r w:rsidRPr="0078178D">
        <w:rPr>
          <w:rFonts w:ascii="Times New Roman" w:hAnsi="Times New Roman" w:cs="Times New Roman"/>
          <w:sz w:val="24"/>
          <w:szCs w:val="24"/>
        </w:rPr>
        <w:t>Istanbul</w:t>
      </w:r>
      <w:proofErr w:type="spellEnd"/>
      <w:r w:rsidRPr="0078178D">
        <w:rPr>
          <w:rFonts w:ascii="Times New Roman" w:hAnsi="Times New Roman" w:cs="Times New Roman"/>
          <w:sz w:val="24"/>
          <w:szCs w:val="24"/>
        </w:rPr>
        <w:t xml:space="preserve">, </w:t>
      </w:r>
      <w:proofErr w:type="spellStart"/>
      <w:r w:rsidRPr="0078178D">
        <w:rPr>
          <w:rFonts w:ascii="Times New Roman" w:hAnsi="Times New Roman" w:cs="Times New Roman"/>
          <w:sz w:val="24"/>
          <w:szCs w:val="24"/>
        </w:rPr>
        <w:t>Turkey</w:t>
      </w:r>
      <w:proofErr w:type="spellEnd"/>
      <w:r w:rsidRPr="0078178D">
        <w:rPr>
          <w:rFonts w:ascii="Times New Roman" w:hAnsi="Times New Roman" w:cs="Times New Roman"/>
          <w:sz w:val="24"/>
          <w:szCs w:val="24"/>
        </w:rPr>
        <w:t>.</w:t>
      </w:r>
    </w:p>
    <w:p w14:paraId="4265C0AF" w14:textId="77777777" w:rsidR="0078178D" w:rsidRDefault="0078178D" w:rsidP="008E710F">
      <w:pPr>
        <w:spacing w:after="120" w:line="360" w:lineRule="auto"/>
        <w:jc w:val="both"/>
        <w:rPr>
          <w:rFonts w:ascii="Times New Roman" w:hAnsi="Times New Roman" w:cs="Times New Roman"/>
          <w:sz w:val="24"/>
          <w:szCs w:val="24"/>
        </w:rPr>
      </w:pPr>
    </w:p>
    <w:p w14:paraId="470EEC4F" w14:textId="1CC208D9" w:rsidR="0078178D" w:rsidRDefault="0078178D" w:rsidP="008E710F">
      <w:pPr>
        <w:spacing w:after="12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Abstract</w:t>
      </w:r>
      <w:proofErr w:type="spellEnd"/>
    </w:p>
    <w:p w14:paraId="7511A23B" w14:textId="4275AAE6" w:rsidR="00C30CE7" w:rsidRDefault="008D168C" w:rsidP="008E710F">
      <w:pPr>
        <w:spacing w:after="120" w:line="360" w:lineRule="auto"/>
        <w:jc w:val="both"/>
        <w:rPr>
          <w:rFonts w:ascii="Times New Roman" w:hAnsi="Times New Roman" w:cs="Times New Roman"/>
          <w:sz w:val="24"/>
          <w:szCs w:val="24"/>
        </w:rPr>
      </w:pPr>
      <w:r w:rsidRPr="008E710F">
        <w:rPr>
          <w:rFonts w:ascii="Times New Roman" w:hAnsi="Times New Roman" w:cs="Times New Roman"/>
          <w:sz w:val="24"/>
          <w:szCs w:val="24"/>
        </w:rPr>
        <w:t xml:space="preserve">Yakın zamanda ortaya çıkan ve tüm dünyayı etkisi altına alan SARS-CoV-2’nin </w:t>
      </w:r>
      <w:r w:rsidR="00D02783" w:rsidRPr="008E710F">
        <w:rPr>
          <w:rFonts w:ascii="Times New Roman" w:hAnsi="Times New Roman" w:cs="Times New Roman"/>
          <w:sz w:val="24"/>
          <w:szCs w:val="24"/>
        </w:rPr>
        <w:t xml:space="preserve">kapalı </w:t>
      </w:r>
      <w:r w:rsidRPr="008E710F">
        <w:rPr>
          <w:rFonts w:ascii="Times New Roman" w:hAnsi="Times New Roman" w:cs="Times New Roman"/>
          <w:sz w:val="24"/>
          <w:szCs w:val="24"/>
        </w:rPr>
        <w:t>iç ortamlarda</w:t>
      </w:r>
      <w:r w:rsidR="00D02783" w:rsidRPr="008E710F">
        <w:rPr>
          <w:rFonts w:ascii="Times New Roman" w:hAnsi="Times New Roman" w:cs="Times New Roman"/>
          <w:sz w:val="24"/>
          <w:szCs w:val="24"/>
        </w:rPr>
        <w:t xml:space="preserve"> </w:t>
      </w:r>
      <w:proofErr w:type="spellStart"/>
      <w:r w:rsidR="00D02783" w:rsidRPr="008E710F">
        <w:rPr>
          <w:rFonts w:ascii="Times New Roman" w:hAnsi="Times New Roman" w:cs="Times New Roman"/>
          <w:sz w:val="24"/>
          <w:szCs w:val="24"/>
        </w:rPr>
        <w:t>aerosollerle</w:t>
      </w:r>
      <w:proofErr w:type="spellEnd"/>
      <w:r w:rsidR="00D02783" w:rsidRPr="008E710F">
        <w:rPr>
          <w:rFonts w:ascii="Times New Roman" w:hAnsi="Times New Roman" w:cs="Times New Roman"/>
          <w:sz w:val="24"/>
          <w:szCs w:val="24"/>
        </w:rPr>
        <w:t xml:space="preserve"> yayıldığı</w:t>
      </w:r>
      <w:r w:rsidR="0078178D">
        <w:rPr>
          <w:rFonts w:ascii="Times New Roman" w:hAnsi="Times New Roman" w:cs="Times New Roman"/>
          <w:sz w:val="24"/>
          <w:szCs w:val="24"/>
        </w:rPr>
        <w:t xml:space="preserve"> </w:t>
      </w:r>
      <w:r w:rsidRPr="008E710F">
        <w:rPr>
          <w:rFonts w:ascii="Times New Roman" w:hAnsi="Times New Roman" w:cs="Times New Roman"/>
          <w:sz w:val="24"/>
          <w:szCs w:val="24"/>
        </w:rPr>
        <w:t xml:space="preserve">birçok bilimsel çalışma ile kanıtlanmıştır. Yetersiz havalandırılan iç ortamlardaki birim alana düşen kişi sayısı arttıkça virüse </w:t>
      </w:r>
      <w:proofErr w:type="spellStart"/>
      <w:r w:rsidRPr="008E710F">
        <w:rPr>
          <w:rFonts w:ascii="Times New Roman" w:hAnsi="Times New Roman" w:cs="Times New Roman"/>
          <w:sz w:val="24"/>
          <w:szCs w:val="24"/>
        </w:rPr>
        <w:t>maruziyet</w:t>
      </w:r>
      <w:proofErr w:type="spellEnd"/>
      <w:r w:rsidRPr="008E710F">
        <w:rPr>
          <w:rFonts w:ascii="Times New Roman" w:hAnsi="Times New Roman" w:cs="Times New Roman"/>
          <w:sz w:val="24"/>
          <w:szCs w:val="24"/>
        </w:rPr>
        <w:t xml:space="preserve"> riski de artmaktadır. </w:t>
      </w:r>
      <w:r w:rsidR="0078178D">
        <w:rPr>
          <w:rFonts w:ascii="Times New Roman" w:hAnsi="Times New Roman" w:cs="Times New Roman"/>
          <w:sz w:val="24"/>
          <w:szCs w:val="24"/>
        </w:rPr>
        <w:t>İ</w:t>
      </w:r>
      <w:r w:rsidRPr="008E710F">
        <w:rPr>
          <w:rFonts w:ascii="Times New Roman" w:hAnsi="Times New Roman" w:cs="Times New Roman"/>
          <w:sz w:val="24"/>
          <w:szCs w:val="24"/>
        </w:rPr>
        <w:t xml:space="preserve">ç </w:t>
      </w:r>
      <w:r w:rsidR="0078178D">
        <w:rPr>
          <w:rFonts w:ascii="Times New Roman" w:hAnsi="Times New Roman" w:cs="Times New Roman"/>
          <w:sz w:val="24"/>
          <w:szCs w:val="24"/>
        </w:rPr>
        <w:t xml:space="preserve">ortam </w:t>
      </w:r>
      <w:r w:rsidRPr="008E710F">
        <w:rPr>
          <w:rFonts w:ascii="Times New Roman" w:hAnsi="Times New Roman" w:cs="Times New Roman"/>
          <w:sz w:val="24"/>
          <w:szCs w:val="24"/>
        </w:rPr>
        <w:t>hava kalitesini iyileştirmenin yanı</w:t>
      </w:r>
      <w:r w:rsidR="00D45B3F" w:rsidRPr="008E710F">
        <w:rPr>
          <w:rFonts w:ascii="Times New Roman" w:hAnsi="Times New Roman" w:cs="Times New Roman"/>
          <w:sz w:val="24"/>
          <w:szCs w:val="24"/>
        </w:rPr>
        <w:t xml:space="preserve"> </w:t>
      </w:r>
      <w:r w:rsidRPr="008E710F">
        <w:rPr>
          <w:rFonts w:ascii="Times New Roman" w:hAnsi="Times New Roman" w:cs="Times New Roman"/>
          <w:sz w:val="24"/>
          <w:szCs w:val="24"/>
        </w:rPr>
        <w:t>sıra SARS-CoV-2’nin yayılımını engellemek/minimize etmek amacıyla iç ortam havalandırmasının doğru, etkin ve verimli bir şekilde gerçekleştirilmesi</w:t>
      </w:r>
      <w:r w:rsidR="0078178D">
        <w:rPr>
          <w:rFonts w:ascii="Times New Roman" w:hAnsi="Times New Roman" w:cs="Times New Roman"/>
          <w:sz w:val="24"/>
          <w:szCs w:val="24"/>
        </w:rPr>
        <w:t>nin</w:t>
      </w:r>
      <w:r w:rsidRPr="008E710F">
        <w:rPr>
          <w:rFonts w:ascii="Times New Roman" w:hAnsi="Times New Roman" w:cs="Times New Roman"/>
          <w:sz w:val="24"/>
          <w:szCs w:val="24"/>
        </w:rPr>
        <w:t xml:space="preserve"> gerek</w:t>
      </w:r>
      <w:r w:rsidR="0078178D">
        <w:rPr>
          <w:rFonts w:ascii="Times New Roman" w:hAnsi="Times New Roman" w:cs="Times New Roman"/>
          <w:sz w:val="24"/>
          <w:szCs w:val="24"/>
        </w:rPr>
        <w:t>liliği COVID-19 salgınında daha da önem kazanmıştır.</w:t>
      </w:r>
      <w:r w:rsidRPr="008E710F">
        <w:rPr>
          <w:rFonts w:ascii="Times New Roman" w:hAnsi="Times New Roman" w:cs="Times New Roman"/>
          <w:sz w:val="24"/>
          <w:szCs w:val="24"/>
        </w:rPr>
        <w:t xml:space="preserve"> </w:t>
      </w:r>
      <w:r w:rsidR="00D02783" w:rsidRPr="008E710F">
        <w:rPr>
          <w:rFonts w:ascii="Times New Roman" w:hAnsi="Times New Roman" w:cs="Times New Roman"/>
          <w:sz w:val="24"/>
          <w:szCs w:val="24"/>
        </w:rPr>
        <w:t xml:space="preserve">Bu çalışmada salgının yoğun olduğu bir dönemde İstanbul’da farklı kapalı iç mekanlarda düşük maliyetli bir </w:t>
      </w:r>
      <w:proofErr w:type="spellStart"/>
      <w:r w:rsidR="00D02783" w:rsidRPr="008E710F">
        <w:rPr>
          <w:rFonts w:ascii="Times New Roman" w:hAnsi="Times New Roman" w:cs="Times New Roman"/>
          <w:sz w:val="24"/>
          <w:szCs w:val="24"/>
        </w:rPr>
        <w:t>sensör</w:t>
      </w:r>
      <w:proofErr w:type="spellEnd"/>
      <w:r w:rsidR="00D02783" w:rsidRPr="008E710F">
        <w:rPr>
          <w:rFonts w:ascii="Times New Roman" w:hAnsi="Times New Roman" w:cs="Times New Roman"/>
          <w:sz w:val="24"/>
          <w:szCs w:val="24"/>
        </w:rPr>
        <w:t xml:space="preserve"> modülü kullanarak CO2, PM2.5, Sıcaklık ve Nem takibi yapılmıştır</w:t>
      </w:r>
      <w:r w:rsidR="00F06F48">
        <w:rPr>
          <w:rFonts w:ascii="Times New Roman" w:hAnsi="Times New Roman" w:cs="Times New Roman"/>
          <w:sz w:val="24"/>
          <w:szCs w:val="24"/>
        </w:rPr>
        <w:t>………………</w:t>
      </w:r>
    </w:p>
    <w:p w14:paraId="7CE971F6" w14:textId="77777777" w:rsidR="00C30CE7" w:rsidRDefault="00C30CE7" w:rsidP="008E710F">
      <w:pPr>
        <w:spacing w:after="120" w:line="360" w:lineRule="auto"/>
        <w:jc w:val="both"/>
        <w:rPr>
          <w:rFonts w:ascii="Times New Roman" w:hAnsi="Times New Roman" w:cs="Times New Roman"/>
          <w:sz w:val="24"/>
          <w:szCs w:val="24"/>
        </w:rPr>
      </w:pPr>
    </w:p>
    <w:p w14:paraId="793DD15A" w14:textId="22C5EBFF" w:rsidR="008D168C" w:rsidRDefault="00D02783" w:rsidP="008E710F">
      <w:pPr>
        <w:spacing w:after="120" w:line="360" w:lineRule="auto"/>
        <w:jc w:val="both"/>
        <w:rPr>
          <w:rFonts w:ascii="Times New Roman" w:hAnsi="Times New Roman" w:cs="Times New Roman"/>
          <w:sz w:val="24"/>
          <w:szCs w:val="24"/>
        </w:rPr>
      </w:pPr>
      <w:r w:rsidRPr="008E710F">
        <w:rPr>
          <w:rFonts w:ascii="Times New Roman" w:hAnsi="Times New Roman" w:cs="Times New Roman"/>
          <w:sz w:val="24"/>
          <w:szCs w:val="24"/>
        </w:rPr>
        <w:t xml:space="preserve"> </w:t>
      </w:r>
    </w:p>
    <w:p w14:paraId="1DFB5268" w14:textId="4D951F2C" w:rsidR="00C30CE7" w:rsidRDefault="00C30CE7" w:rsidP="008E710F">
      <w:pPr>
        <w:spacing w:after="120" w:line="360" w:lineRule="auto"/>
        <w:jc w:val="both"/>
        <w:rPr>
          <w:rFonts w:ascii="Times New Roman" w:hAnsi="Times New Roman" w:cs="Times New Roman"/>
          <w:sz w:val="24"/>
          <w:szCs w:val="24"/>
        </w:rPr>
      </w:pPr>
    </w:p>
    <w:p w14:paraId="6CD9A815" w14:textId="75122A4F" w:rsidR="00C30CE7" w:rsidRDefault="00C30CE7" w:rsidP="008E710F">
      <w:pPr>
        <w:spacing w:after="120" w:line="360" w:lineRule="auto"/>
        <w:jc w:val="both"/>
        <w:rPr>
          <w:rFonts w:ascii="Times New Roman" w:hAnsi="Times New Roman" w:cs="Times New Roman"/>
          <w:sz w:val="24"/>
          <w:szCs w:val="24"/>
        </w:rPr>
      </w:pPr>
    </w:p>
    <w:p w14:paraId="54EDFC21" w14:textId="48EE5953" w:rsidR="00C30CE7" w:rsidRDefault="00C30CE7" w:rsidP="008E710F">
      <w:pPr>
        <w:spacing w:after="120" w:line="360" w:lineRule="auto"/>
        <w:jc w:val="both"/>
        <w:rPr>
          <w:rFonts w:ascii="Times New Roman" w:hAnsi="Times New Roman" w:cs="Times New Roman"/>
          <w:sz w:val="24"/>
          <w:szCs w:val="24"/>
        </w:rPr>
      </w:pPr>
    </w:p>
    <w:p w14:paraId="7AE5AF19" w14:textId="587B4C24" w:rsidR="00C30CE7" w:rsidRDefault="00C30CE7" w:rsidP="008E710F">
      <w:pPr>
        <w:spacing w:after="120" w:line="360" w:lineRule="auto"/>
        <w:jc w:val="both"/>
        <w:rPr>
          <w:rFonts w:ascii="Times New Roman" w:hAnsi="Times New Roman" w:cs="Times New Roman"/>
          <w:sz w:val="24"/>
          <w:szCs w:val="24"/>
        </w:rPr>
      </w:pPr>
    </w:p>
    <w:p w14:paraId="0D24D6E0" w14:textId="77777777" w:rsidR="00C30CE7" w:rsidRPr="008E710F" w:rsidRDefault="00C30CE7" w:rsidP="008E710F">
      <w:pPr>
        <w:spacing w:after="120" w:line="360" w:lineRule="auto"/>
        <w:jc w:val="both"/>
        <w:rPr>
          <w:rFonts w:ascii="Times New Roman" w:hAnsi="Times New Roman" w:cs="Times New Roman"/>
          <w:sz w:val="24"/>
          <w:szCs w:val="24"/>
        </w:rPr>
      </w:pPr>
    </w:p>
    <w:p w14:paraId="4B980786" w14:textId="27436AF4" w:rsidR="009258BC" w:rsidRPr="008E710F" w:rsidRDefault="009258BC" w:rsidP="008E710F">
      <w:pPr>
        <w:spacing w:after="120" w:line="360" w:lineRule="auto"/>
        <w:jc w:val="both"/>
        <w:rPr>
          <w:rFonts w:ascii="Times New Roman" w:hAnsi="Times New Roman" w:cs="Times New Roman"/>
          <w:sz w:val="24"/>
          <w:szCs w:val="24"/>
        </w:rPr>
      </w:pPr>
      <w:proofErr w:type="spellStart"/>
      <w:r w:rsidRPr="008E710F">
        <w:rPr>
          <w:rFonts w:ascii="Times New Roman" w:hAnsi="Times New Roman" w:cs="Times New Roman"/>
          <w:b/>
          <w:bCs/>
          <w:i/>
          <w:iCs/>
          <w:sz w:val="24"/>
          <w:szCs w:val="24"/>
        </w:rPr>
        <w:t>Keywords</w:t>
      </w:r>
      <w:proofErr w:type="spellEnd"/>
      <w:r w:rsidRPr="008E710F">
        <w:rPr>
          <w:rFonts w:ascii="Times New Roman" w:hAnsi="Times New Roman" w:cs="Times New Roman"/>
          <w:b/>
          <w:bCs/>
          <w:sz w:val="24"/>
          <w:szCs w:val="24"/>
        </w:rPr>
        <w:t xml:space="preserve">: </w:t>
      </w:r>
      <w:r w:rsidRPr="008E710F">
        <w:rPr>
          <w:rFonts w:ascii="Times New Roman" w:hAnsi="Times New Roman" w:cs="Times New Roman"/>
          <w:i/>
          <w:iCs/>
          <w:sz w:val="24"/>
          <w:szCs w:val="24"/>
        </w:rPr>
        <w:t>CO</w:t>
      </w:r>
      <w:r w:rsidRPr="008E710F">
        <w:rPr>
          <w:rFonts w:ascii="Times New Roman" w:hAnsi="Times New Roman" w:cs="Times New Roman"/>
          <w:i/>
          <w:iCs/>
          <w:sz w:val="24"/>
          <w:szCs w:val="24"/>
          <w:vertAlign w:val="subscript"/>
        </w:rPr>
        <w:t>2</w:t>
      </w:r>
      <w:r w:rsidRPr="008E710F">
        <w:rPr>
          <w:rFonts w:ascii="Times New Roman" w:hAnsi="Times New Roman" w:cs="Times New Roman"/>
          <w:i/>
          <w:iCs/>
          <w:sz w:val="24"/>
          <w:szCs w:val="24"/>
        </w:rPr>
        <w:t xml:space="preserve">, COVID-19, </w:t>
      </w:r>
      <w:proofErr w:type="spellStart"/>
      <w:r w:rsidR="009B4CE0" w:rsidRPr="008E710F">
        <w:rPr>
          <w:rFonts w:ascii="Times New Roman" w:hAnsi="Times New Roman" w:cs="Times New Roman"/>
          <w:i/>
          <w:iCs/>
          <w:sz w:val="24"/>
          <w:szCs w:val="24"/>
        </w:rPr>
        <w:t>I</w:t>
      </w:r>
      <w:r w:rsidRPr="008E710F">
        <w:rPr>
          <w:rFonts w:ascii="Times New Roman" w:hAnsi="Times New Roman" w:cs="Times New Roman"/>
          <w:i/>
          <w:iCs/>
          <w:sz w:val="24"/>
          <w:szCs w:val="24"/>
        </w:rPr>
        <w:t>ndoor</w:t>
      </w:r>
      <w:proofErr w:type="spellEnd"/>
      <w:r w:rsidRPr="008E710F">
        <w:rPr>
          <w:rFonts w:ascii="Times New Roman" w:hAnsi="Times New Roman" w:cs="Times New Roman"/>
          <w:i/>
          <w:iCs/>
          <w:sz w:val="24"/>
          <w:szCs w:val="24"/>
        </w:rPr>
        <w:t xml:space="preserve"> </w:t>
      </w:r>
      <w:proofErr w:type="spellStart"/>
      <w:r w:rsidRPr="008E710F">
        <w:rPr>
          <w:rFonts w:ascii="Times New Roman" w:hAnsi="Times New Roman" w:cs="Times New Roman"/>
          <w:i/>
          <w:iCs/>
          <w:sz w:val="24"/>
          <w:szCs w:val="24"/>
        </w:rPr>
        <w:t>air</w:t>
      </w:r>
      <w:proofErr w:type="spellEnd"/>
      <w:r w:rsidRPr="008E710F">
        <w:rPr>
          <w:rFonts w:ascii="Times New Roman" w:hAnsi="Times New Roman" w:cs="Times New Roman"/>
          <w:i/>
          <w:iCs/>
          <w:sz w:val="24"/>
          <w:szCs w:val="24"/>
        </w:rPr>
        <w:t xml:space="preserve"> </w:t>
      </w:r>
      <w:proofErr w:type="spellStart"/>
      <w:r w:rsidRPr="008E710F">
        <w:rPr>
          <w:rFonts w:ascii="Times New Roman" w:hAnsi="Times New Roman" w:cs="Times New Roman"/>
          <w:i/>
          <w:iCs/>
          <w:sz w:val="24"/>
          <w:szCs w:val="24"/>
        </w:rPr>
        <w:t>quality</w:t>
      </w:r>
      <w:proofErr w:type="spellEnd"/>
      <w:r w:rsidRPr="008E710F">
        <w:rPr>
          <w:rFonts w:ascii="Times New Roman" w:hAnsi="Times New Roman" w:cs="Times New Roman"/>
          <w:i/>
          <w:iCs/>
          <w:sz w:val="24"/>
          <w:szCs w:val="24"/>
        </w:rPr>
        <w:t xml:space="preserve">, </w:t>
      </w:r>
      <w:proofErr w:type="spellStart"/>
      <w:r w:rsidR="009B4CE0" w:rsidRPr="008E710F">
        <w:rPr>
          <w:rFonts w:ascii="Times New Roman" w:hAnsi="Times New Roman" w:cs="Times New Roman"/>
          <w:i/>
          <w:iCs/>
          <w:sz w:val="24"/>
          <w:szCs w:val="24"/>
        </w:rPr>
        <w:t>V</w:t>
      </w:r>
      <w:r w:rsidRPr="008E710F">
        <w:rPr>
          <w:rFonts w:ascii="Times New Roman" w:hAnsi="Times New Roman" w:cs="Times New Roman"/>
          <w:i/>
          <w:iCs/>
          <w:sz w:val="24"/>
          <w:szCs w:val="24"/>
        </w:rPr>
        <w:t>entilation</w:t>
      </w:r>
      <w:proofErr w:type="spellEnd"/>
    </w:p>
    <w:p w14:paraId="15101DDA" w14:textId="2655E3A0" w:rsidR="009258BC" w:rsidRPr="008E710F" w:rsidRDefault="009258BC" w:rsidP="008E710F">
      <w:pPr>
        <w:spacing w:line="360" w:lineRule="auto"/>
        <w:rPr>
          <w:rFonts w:ascii="Times New Roman" w:hAnsi="Times New Roman" w:cs="Times New Roman"/>
          <w:sz w:val="24"/>
          <w:szCs w:val="24"/>
        </w:rPr>
      </w:pPr>
    </w:p>
    <w:p w14:paraId="480A4A24" w14:textId="209606BE" w:rsidR="009258BC" w:rsidRPr="008E710F" w:rsidRDefault="009258BC" w:rsidP="008E710F">
      <w:pPr>
        <w:spacing w:line="360" w:lineRule="auto"/>
        <w:rPr>
          <w:rFonts w:ascii="Times New Roman" w:hAnsi="Times New Roman" w:cs="Times New Roman"/>
          <w:sz w:val="24"/>
          <w:szCs w:val="24"/>
        </w:rPr>
      </w:pPr>
    </w:p>
    <w:p w14:paraId="1212A7A8" w14:textId="70BD2482" w:rsidR="008A0CFB" w:rsidRPr="008E710F" w:rsidRDefault="008412EA" w:rsidP="008E710F">
      <w:pPr>
        <w:spacing w:before="240" w:after="120" w:line="360" w:lineRule="auto"/>
        <w:rPr>
          <w:rFonts w:ascii="Times New Roman" w:hAnsi="Times New Roman" w:cs="Times New Roman"/>
          <w:b/>
          <w:bCs/>
          <w:sz w:val="24"/>
          <w:szCs w:val="24"/>
        </w:rPr>
      </w:pPr>
      <w:r w:rsidRPr="008E710F">
        <w:rPr>
          <w:rFonts w:ascii="Times New Roman" w:hAnsi="Times New Roman" w:cs="Times New Roman"/>
          <w:b/>
          <w:bCs/>
          <w:sz w:val="24"/>
          <w:szCs w:val="24"/>
        </w:rPr>
        <w:lastRenderedPageBreak/>
        <w:t>1</w:t>
      </w:r>
      <w:r w:rsidR="00270E06" w:rsidRPr="008E710F">
        <w:rPr>
          <w:rFonts w:ascii="Times New Roman" w:hAnsi="Times New Roman" w:cs="Times New Roman"/>
          <w:b/>
          <w:bCs/>
          <w:sz w:val="24"/>
          <w:szCs w:val="24"/>
        </w:rPr>
        <w:t>.</w:t>
      </w:r>
      <w:r w:rsidR="00C30CE7">
        <w:rPr>
          <w:rFonts w:ascii="Times New Roman" w:hAnsi="Times New Roman" w:cs="Times New Roman"/>
          <w:b/>
          <w:bCs/>
          <w:sz w:val="24"/>
          <w:szCs w:val="24"/>
        </w:rPr>
        <w:t>Introduction</w:t>
      </w:r>
    </w:p>
    <w:p w14:paraId="2B771CCB" w14:textId="77777777" w:rsidR="00FC561B" w:rsidRPr="008E710F" w:rsidRDefault="00FC561B" w:rsidP="008E710F">
      <w:pPr>
        <w:pStyle w:val="ListParagraph"/>
        <w:numPr>
          <w:ilvl w:val="0"/>
          <w:numId w:val="15"/>
        </w:numPr>
        <w:spacing w:after="120" w:line="360" w:lineRule="auto"/>
        <w:jc w:val="both"/>
        <w:rPr>
          <w:rFonts w:ascii="Times New Roman" w:eastAsia="Calibri" w:hAnsi="Times New Roman" w:cs="Times New Roman"/>
          <w:sz w:val="24"/>
          <w:szCs w:val="24"/>
        </w:rPr>
        <w:sectPr w:rsidR="00FC561B" w:rsidRPr="008E710F" w:rsidSect="00FC561B">
          <w:type w:val="continuous"/>
          <w:pgSz w:w="11906" w:h="16838"/>
          <w:pgMar w:top="1417" w:right="1417" w:bottom="1417" w:left="1417" w:header="708" w:footer="708" w:gutter="0"/>
          <w:cols w:space="708"/>
          <w:docGrid w:linePitch="360"/>
        </w:sectPr>
      </w:pPr>
    </w:p>
    <w:p w14:paraId="6FDCE622" w14:textId="77777777" w:rsidR="000A3D03" w:rsidRPr="008E710F" w:rsidRDefault="000A3D03" w:rsidP="008E710F">
      <w:pPr>
        <w:spacing w:line="360" w:lineRule="auto"/>
        <w:jc w:val="both"/>
        <w:rPr>
          <w:rFonts w:ascii="Times New Roman" w:hAnsi="Times New Roman" w:cs="Times New Roman"/>
          <w:sz w:val="24"/>
          <w:szCs w:val="24"/>
        </w:rPr>
      </w:pPr>
    </w:p>
    <w:p w14:paraId="5D2DD28C" w14:textId="5FF9857B" w:rsidR="00C30CE7" w:rsidRDefault="000A3D03" w:rsidP="008E710F">
      <w:pPr>
        <w:spacing w:line="360" w:lineRule="auto"/>
        <w:jc w:val="both"/>
        <w:rPr>
          <w:rFonts w:ascii="Times New Roman" w:hAnsi="Times New Roman" w:cs="Times New Roman"/>
          <w:sz w:val="24"/>
          <w:szCs w:val="24"/>
        </w:rPr>
      </w:pPr>
      <w:r w:rsidRPr="008E710F">
        <w:rPr>
          <w:rFonts w:ascii="Times New Roman" w:hAnsi="Times New Roman" w:cs="Times New Roman"/>
          <w:sz w:val="24"/>
          <w:szCs w:val="24"/>
        </w:rPr>
        <w:t xml:space="preserve">Günümüzde kentsel yaşam alanlarında insanlar vakitlerinin </w:t>
      </w:r>
      <w:proofErr w:type="gramStart"/>
      <w:r w:rsidRPr="008E710F">
        <w:rPr>
          <w:rFonts w:ascii="Times New Roman" w:hAnsi="Times New Roman" w:cs="Times New Roman"/>
          <w:sz w:val="24"/>
          <w:szCs w:val="24"/>
        </w:rPr>
        <w:t>% 80</w:t>
      </w:r>
      <w:proofErr w:type="gramEnd"/>
      <w:r w:rsidRPr="008E710F">
        <w:rPr>
          <w:rFonts w:ascii="Times New Roman" w:hAnsi="Times New Roman" w:cs="Times New Roman"/>
          <w:sz w:val="24"/>
          <w:szCs w:val="24"/>
        </w:rPr>
        <w:t xml:space="preserve"> den fazlasını iç mekanlarda geçirmektedir. İstanbul dünyanın ticaret, ulaşım, kültür alanlarında önemli ve </w:t>
      </w:r>
      <w:proofErr w:type="spellStart"/>
      <w:r w:rsidRPr="008E710F">
        <w:rPr>
          <w:rFonts w:ascii="Times New Roman" w:hAnsi="Times New Roman" w:cs="Times New Roman"/>
          <w:sz w:val="24"/>
          <w:szCs w:val="24"/>
        </w:rPr>
        <w:t>nüfüs</w:t>
      </w:r>
      <w:proofErr w:type="spellEnd"/>
      <w:r w:rsidRPr="008E710F">
        <w:rPr>
          <w:rFonts w:ascii="Times New Roman" w:hAnsi="Times New Roman" w:cs="Times New Roman"/>
          <w:sz w:val="24"/>
          <w:szCs w:val="24"/>
        </w:rPr>
        <w:t xml:space="preserve"> yoğunluğu 17 milyondan fazla olan bir metropol şehridir (…). İç ortam hava kirliliği </w:t>
      </w:r>
      <w:r w:rsidR="00C30CE7">
        <w:rPr>
          <w:rFonts w:ascii="Times New Roman" w:hAnsi="Times New Roman" w:cs="Times New Roman"/>
          <w:sz w:val="24"/>
          <w:szCs w:val="24"/>
        </w:rPr>
        <w:t xml:space="preserve">alanındaki </w:t>
      </w:r>
      <w:r w:rsidRPr="008E710F">
        <w:rPr>
          <w:rFonts w:ascii="Times New Roman" w:hAnsi="Times New Roman" w:cs="Times New Roman"/>
          <w:sz w:val="24"/>
          <w:szCs w:val="24"/>
        </w:rPr>
        <w:t>çalışmalar bugüne kadar çoğunlukla partikül maddelerin tespitine yoğunlaşmıştır. Bu kapsamda İstanbul’da yapılan birçok çalışma mevcuttur ve genel olarak hava kirleticilerin iç ortamlarda dış ortama kıyasla 2-5 kat daha yüksek olduğu gözlenmiştir (</w:t>
      </w:r>
      <w:r w:rsidR="0072284B">
        <w:rPr>
          <w:rFonts w:ascii="Times New Roman" w:hAnsi="Times New Roman" w:cs="Times New Roman"/>
          <w:sz w:val="24"/>
          <w:szCs w:val="24"/>
        </w:rPr>
        <w:t xml:space="preserve">Yurtseven et al., 2012; </w:t>
      </w:r>
      <w:r w:rsidR="004F7FBE" w:rsidRPr="008E710F">
        <w:rPr>
          <w:rFonts w:ascii="Times New Roman" w:hAnsi="Times New Roman" w:cs="Times New Roman"/>
          <w:sz w:val="24"/>
          <w:szCs w:val="24"/>
        </w:rPr>
        <w:t xml:space="preserve">Şahin et al., 2012; Onat </w:t>
      </w:r>
      <w:proofErr w:type="spellStart"/>
      <w:r w:rsidR="004F7FBE" w:rsidRPr="008E710F">
        <w:rPr>
          <w:rFonts w:ascii="Times New Roman" w:hAnsi="Times New Roman" w:cs="Times New Roman"/>
          <w:sz w:val="24"/>
          <w:szCs w:val="24"/>
        </w:rPr>
        <w:t>and</w:t>
      </w:r>
      <w:proofErr w:type="spellEnd"/>
      <w:r w:rsidR="004F7FBE" w:rsidRPr="008E710F">
        <w:rPr>
          <w:rFonts w:ascii="Times New Roman" w:hAnsi="Times New Roman" w:cs="Times New Roman"/>
          <w:sz w:val="24"/>
          <w:szCs w:val="24"/>
        </w:rPr>
        <w:t xml:space="preserve"> </w:t>
      </w:r>
      <w:proofErr w:type="spellStart"/>
      <w:r w:rsidR="004F7FBE" w:rsidRPr="008E710F">
        <w:rPr>
          <w:rFonts w:ascii="Times New Roman" w:hAnsi="Times New Roman" w:cs="Times New Roman"/>
          <w:sz w:val="24"/>
          <w:szCs w:val="24"/>
        </w:rPr>
        <w:t>Stakeeva</w:t>
      </w:r>
      <w:proofErr w:type="spellEnd"/>
      <w:r w:rsidR="004F7FBE" w:rsidRPr="008E710F">
        <w:rPr>
          <w:rFonts w:ascii="Times New Roman" w:hAnsi="Times New Roman" w:cs="Times New Roman"/>
          <w:sz w:val="24"/>
          <w:szCs w:val="24"/>
        </w:rPr>
        <w:t xml:space="preserve">, 2013,2014; Onat et al., 2017; Onat et al., </w:t>
      </w:r>
      <w:proofErr w:type="gramStart"/>
      <w:r w:rsidR="004F7FBE" w:rsidRPr="008E710F">
        <w:rPr>
          <w:rFonts w:ascii="Times New Roman" w:hAnsi="Times New Roman" w:cs="Times New Roman"/>
          <w:sz w:val="24"/>
          <w:szCs w:val="24"/>
        </w:rPr>
        <w:t>2019a</w:t>
      </w:r>
      <w:proofErr w:type="gramEnd"/>
      <w:r w:rsidR="004F7FBE" w:rsidRPr="008E710F">
        <w:rPr>
          <w:rFonts w:ascii="Times New Roman" w:hAnsi="Times New Roman" w:cs="Times New Roman"/>
          <w:sz w:val="24"/>
          <w:szCs w:val="24"/>
        </w:rPr>
        <w:t>, 2019b)</w:t>
      </w:r>
      <w:r w:rsidRPr="008E710F">
        <w:rPr>
          <w:rFonts w:ascii="Times New Roman" w:hAnsi="Times New Roman" w:cs="Times New Roman"/>
          <w:sz w:val="24"/>
          <w:szCs w:val="24"/>
        </w:rPr>
        <w:t>. İstanbul’da ulaşım araçları içinde yapılan çalışmalarda doğal havalandırma olan otobüslerin içindeki PM</w:t>
      </w:r>
      <w:r w:rsidRPr="008E710F">
        <w:rPr>
          <w:rFonts w:ascii="Times New Roman" w:hAnsi="Times New Roman" w:cs="Times New Roman"/>
          <w:sz w:val="24"/>
          <w:szCs w:val="24"/>
          <w:vertAlign w:val="subscript"/>
        </w:rPr>
        <w:t>2.5</w:t>
      </w:r>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maruziyetinin</w:t>
      </w:r>
      <w:proofErr w:type="spellEnd"/>
      <w:r w:rsidRPr="008E710F">
        <w:rPr>
          <w:rFonts w:ascii="Times New Roman" w:hAnsi="Times New Roman" w:cs="Times New Roman"/>
          <w:sz w:val="24"/>
          <w:szCs w:val="24"/>
        </w:rPr>
        <w:t xml:space="preserve"> mekanik havalandırma sistemleri bulunan </w:t>
      </w:r>
      <w:proofErr w:type="spellStart"/>
      <w:r w:rsidRPr="008E710F">
        <w:rPr>
          <w:rFonts w:ascii="Times New Roman" w:hAnsi="Times New Roman" w:cs="Times New Roman"/>
          <w:sz w:val="24"/>
          <w:szCs w:val="24"/>
        </w:rPr>
        <w:t>metrobüs</w:t>
      </w:r>
      <w:proofErr w:type="spellEnd"/>
      <w:r w:rsidRPr="008E710F">
        <w:rPr>
          <w:rFonts w:ascii="Times New Roman" w:hAnsi="Times New Roman" w:cs="Times New Roman"/>
          <w:sz w:val="24"/>
          <w:szCs w:val="24"/>
        </w:rPr>
        <w:t xml:space="preserve"> ve raylı sistemlere kıyasla çok daha yüksek olduğu tespit edilmiştir (Onat et al., </w:t>
      </w:r>
      <w:r w:rsidR="004F7FBE" w:rsidRPr="008E710F">
        <w:rPr>
          <w:rFonts w:ascii="Times New Roman" w:hAnsi="Times New Roman" w:cs="Times New Roman"/>
          <w:sz w:val="24"/>
          <w:szCs w:val="24"/>
        </w:rPr>
        <w:t>2019b</w:t>
      </w:r>
      <w:r w:rsidRPr="008E710F">
        <w:rPr>
          <w:rFonts w:ascii="Times New Roman" w:hAnsi="Times New Roman" w:cs="Times New Roman"/>
          <w:sz w:val="24"/>
          <w:szCs w:val="24"/>
        </w:rPr>
        <w:t>). Ayrıca özel araçlarla camlar açık seyahat sırasında maruz kalınan PM</w:t>
      </w:r>
      <w:r w:rsidRPr="008E710F">
        <w:rPr>
          <w:rFonts w:ascii="Times New Roman" w:hAnsi="Times New Roman" w:cs="Times New Roman"/>
          <w:sz w:val="24"/>
          <w:szCs w:val="24"/>
          <w:vertAlign w:val="subscript"/>
        </w:rPr>
        <w:t>2.5</w:t>
      </w:r>
      <w:r w:rsidRPr="008E710F">
        <w:rPr>
          <w:rFonts w:ascii="Times New Roman" w:hAnsi="Times New Roman" w:cs="Times New Roman"/>
          <w:sz w:val="24"/>
          <w:szCs w:val="24"/>
        </w:rPr>
        <w:t xml:space="preserve"> konsantrasyonu, klimanın iç hava sirkülasyonlu çalıştırılması durumunda maruz kalınan konsantrasyona kıyasla 4 kat daha yüksek olduğu belirtilmiştir (Onat et al. </w:t>
      </w:r>
      <w:r w:rsidR="004F7FBE" w:rsidRPr="008E710F">
        <w:rPr>
          <w:rFonts w:ascii="Times New Roman" w:hAnsi="Times New Roman" w:cs="Times New Roman"/>
          <w:sz w:val="24"/>
          <w:szCs w:val="24"/>
        </w:rPr>
        <w:t>2019b</w:t>
      </w:r>
      <w:r w:rsidRPr="008E710F">
        <w:rPr>
          <w:rFonts w:ascii="Times New Roman" w:hAnsi="Times New Roman" w:cs="Times New Roman"/>
          <w:sz w:val="24"/>
          <w:szCs w:val="24"/>
        </w:rPr>
        <w:t>).</w:t>
      </w:r>
      <w:r w:rsidR="00C30CE7">
        <w:rPr>
          <w:rFonts w:ascii="Times New Roman" w:hAnsi="Times New Roman" w:cs="Times New Roman"/>
          <w:sz w:val="24"/>
          <w:szCs w:val="24"/>
        </w:rPr>
        <w:t xml:space="preserve"> Buna karşın </w:t>
      </w:r>
      <w:r w:rsidR="00E532A5">
        <w:rPr>
          <w:rFonts w:ascii="Times New Roman" w:hAnsi="Times New Roman" w:cs="Times New Roman"/>
          <w:sz w:val="24"/>
          <w:szCs w:val="24"/>
        </w:rPr>
        <w:t xml:space="preserve">yeraltı metro sistemleri içinde PM konsantrasyonunun dış ortama kıyasla daha yüksek olduğu ve istasyon derinliği arttıkça ve havalandırma verimine bağlı olarak </w:t>
      </w:r>
      <w:proofErr w:type="spellStart"/>
      <w:r w:rsidR="00E532A5">
        <w:rPr>
          <w:rFonts w:ascii="Times New Roman" w:hAnsi="Times New Roman" w:cs="Times New Roman"/>
          <w:sz w:val="24"/>
          <w:szCs w:val="24"/>
        </w:rPr>
        <w:t>aerosollerin</w:t>
      </w:r>
      <w:proofErr w:type="spellEnd"/>
      <w:r w:rsidR="00E532A5">
        <w:rPr>
          <w:rFonts w:ascii="Times New Roman" w:hAnsi="Times New Roman" w:cs="Times New Roman"/>
          <w:sz w:val="24"/>
          <w:szCs w:val="24"/>
        </w:rPr>
        <w:t xml:space="preserve"> havada yoğunlaştığı belirlenmiştir (Şahin et al.2012; Onat et al.2019). </w:t>
      </w:r>
      <w:r w:rsidRPr="008E710F">
        <w:rPr>
          <w:rFonts w:ascii="Times New Roman" w:hAnsi="Times New Roman" w:cs="Times New Roman"/>
          <w:sz w:val="24"/>
          <w:szCs w:val="24"/>
        </w:rPr>
        <w:t xml:space="preserve"> </w:t>
      </w:r>
    </w:p>
    <w:p w14:paraId="28ADF687" w14:textId="77777777" w:rsidR="00C30CE7" w:rsidRDefault="00C30CE7" w:rsidP="008E710F">
      <w:pPr>
        <w:spacing w:line="360" w:lineRule="auto"/>
        <w:jc w:val="both"/>
        <w:rPr>
          <w:rFonts w:ascii="Times New Roman" w:hAnsi="Times New Roman" w:cs="Times New Roman"/>
          <w:sz w:val="24"/>
          <w:szCs w:val="24"/>
        </w:rPr>
      </w:pPr>
    </w:p>
    <w:p w14:paraId="1011B2EF" w14:textId="0599B19F" w:rsidR="000A3D03" w:rsidRPr="008E710F" w:rsidRDefault="008B0AAE" w:rsidP="008E710F">
      <w:pPr>
        <w:spacing w:line="360" w:lineRule="auto"/>
        <w:jc w:val="both"/>
        <w:rPr>
          <w:rFonts w:ascii="Times New Roman" w:hAnsi="Times New Roman" w:cs="Times New Roman"/>
          <w:sz w:val="24"/>
          <w:szCs w:val="24"/>
        </w:rPr>
      </w:pPr>
      <w:r w:rsidRPr="008E710F">
        <w:rPr>
          <w:rFonts w:ascii="Times New Roman" w:hAnsi="Times New Roman" w:cs="Times New Roman"/>
          <w:sz w:val="24"/>
          <w:szCs w:val="24"/>
        </w:rPr>
        <w:t xml:space="preserve">2019’da Çin’in </w:t>
      </w:r>
      <w:proofErr w:type="spellStart"/>
      <w:r w:rsidRPr="008E710F">
        <w:rPr>
          <w:rFonts w:ascii="Times New Roman" w:hAnsi="Times New Roman" w:cs="Times New Roman"/>
          <w:sz w:val="24"/>
          <w:szCs w:val="24"/>
        </w:rPr>
        <w:t>Wuhan</w:t>
      </w:r>
      <w:proofErr w:type="spellEnd"/>
      <w:r w:rsidRPr="008E710F">
        <w:rPr>
          <w:rFonts w:ascii="Times New Roman" w:hAnsi="Times New Roman" w:cs="Times New Roman"/>
          <w:sz w:val="24"/>
          <w:szCs w:val="24"/>
        </w:rPr>
        <w:t xml:space="preserve"> kentinde ortaya </w:t>
      </w:r>
      <w:r w:rsidR="00D2341E">
        <w:rPr>
          <w:rFonts w:ascii="Times New Roman" w:hAnsi="Times New Roman" w:cs="Times New Roman"/>
          <w:sz w:val="24"/>
          <w:szCs w:val="24"/>
        </w:rPr>
        <w:t xml:space="preserve">çıkan </w:t>
      </w:r>
      <w:r w:rsidRPr="008E710F">
        <w:rPr>
          <w:rFonts w:ascii="Times New Roman" w:hAnsi="Times New Roman" w:cs="Times New Roman"/>
          <w:sz w:val="24"/>
          <w:szCs w:val="24"/>
        </w:rPr>
        <w:t xml:space="preserve">Sars-Cov2 virüsünün neden olduğu COVID-19 salgını şu ana kadar dünyada 4,5 milyondan fazla insanın ölümüne sebep olmuştur (WHO, 2021). </w:t>
      </w:r>
      <w:r w:rsidR="004F7FBE" w:rsidRPr="008E710F">
        <w:rPr>
          <w:rFonts w:ascii="Times New Roman" w:hAnsi="Times New Roman" w:cs="Times New Roman"/>
          <w:sz w:val="24"/>
          <w:szCs w:val="24"/>
        </w:rPr>
        <w:t xml:space="preserve">COVID-19 salgınında en yüksek bulaşma riskinin hava yoluyla ve </w:t>
      </w:r>
      <w:proofErr w:type="spellStart"/>
      <w:r w:rsidR="004F7FBE" w:rsidRPr="008E710F">
        <w:rPr>
          <w:rFonts w:ascii="Times New Roman" w:hAnsi="Times New Roman" w:cs="Times New Roman"/>
          <w:sz w:val="24"/>
          <w:szCs w:val="24"/>
        </w:rPr>
        <w:t>aerosoller</w:t>
      </w:r>
      <w:proofErr w:type="spellEnd"/>
      <w:r w:rsidR="004F7FBE" w:rsidRPr="008E710F">
        <w:rPr>
          <w:rFonts w:ascii="Times New Roman" w:hAnsi="Times New Roman" w:cs="Times New Roman"/>
          <w:sz w:val="24"/>
          <w:szCs w:val="24"/>
        </w:rPr>
        <w:t xml:space="preserve"> ile olduğu ortaya konmuştur (</w:t>
      </w:r>
      <w:proofErr w:type="spellStart"/>
      <w:r w:rsidR="00742B68" w:rsidRPr="008E710F">
        <w:rPr>
          <w:rFonts w:ascii="Times New Roman" w:hAnsi="Times New Roman" w:cs="Times New Roman"/>
          <w:sz w:val="24"/>
          <w:szCs w:val="24"/>
        </w:rPr>
        <w:t>Hadei</w:t>
      </w:r>
      <w:proofErr w:type="spellEnd"/>
      <w:r w:rsidR="00742B68" w:rsidRPr="008E710F">
        <w:rPr>
          <w:rFonts w:ascii="Times New Roman" w:hAnsi="Times New Roman" w:cs="Times New Roman"/>
          <w:sz w:val="24"/>
          <w:szCs w:val="24"/>
        </w:rPr>
        <w:t xml:space="preserve"> et al., 2020</w:t>
      </w:r>
      <w:r w:rsidR="005343AB" w:rsidRPr="008E710F">
        <w:rPr>
          <w:rFonts w:ascii="Times New Roman" w:hAnsi="Times New Roman" w:cs="Times New Roman"/>
          <w:sz w:val="24"/>
          <w:szCs w:val="24"/>
        </w:rPr>
        <w:t xml:space="preserve">; </w:t>
      </w:r>
      <w:proofErr w:type="spellStart"/>
      <w:r w:rsidR="005343AB" w:rsidRPr="008E710F">
        <w:rPr>
          <w:rFonts w:ascii="Times New Roman" w:hAnsi="Times New Roman" w:cs="Times New Roman"/>
          <w:color w:val="2A2A2A"/>
          <w:sz w:val="24"/>
          <w:szCs w:val="24"/>
          <w:shd w:val="clear" w:color="auto" w:fill="FFFFFF"/>
        </w:rPr>
        <w:t>Morawska</w:t>
      </w:r>
      <w:proofErr w:type="spellEnd"/>
      <w:r w:rsidR="005343AB" w:rsidRPr="008E710F">
        <w:rPr>
          <w:rFonts w:ascii="Times New Roman" w:hAnsi="Times New Roman" w:cs="Times New Roman"/>
          <w:color w:val="2A2A2A"/>
          <w:sz w:val="24"/>
          <w:szCs w:val="24"/>
          <w:shd w:val="clear" w:color="auto" w:fill="FFFFFF"/>
        </w:rPr>
        <w:t xml:space="preserve"> et al. 2020</w:t>
      </w:r>
      <w:r w:rsidR="00475B5A" w:rsidRPr="008E710F">
        <w:rPr>
          <w:rFonts w:ascii="Times New Roman" w:hAnsi="Times New Roman" w:cs="Times New Roman"/>
          <w:color w:val="2A2A2A"/>
          <w:sz w:val="24"/>
          <w:szCs w:val="24"/>
          <w:shd w:val="clear" w:color="auto" w:fill="FFFFFF"/>
        </w:rPr>
        <w:t xml:space="preserve">; </w:t>
      </w:r>
      <w:proofErr w:type="spellStart"/>
      <w:r w:rsidR="00475B5A" w:rsidRPr="008E710F">
        <w:rPr>
          <w:rFonts w:ascii="Times New Roman" w:eastAsia="Calibri" w:hAnsi="Times New Roman" w:cs="Times New Roman"/>
          <w:sz w:val="24"/>
          <w:szCs w:val="24"/>
        </w:rPr>
        <w:t>Morawska</w:t>
      </w:r>
      <w:proofErr w:type="spellEnd"/>
      <w:r w:rsidR="00475B5A" w:rsidRPr="008E710F">
        <w:rPr>
          <w:rFonts w:ascii="Times New Roman" w:eastAsia="Calibri" w:hAnsi="Times New Roman" w:cs="Times New Roman"/>
          <w:sz w:val="24"/>
          <w:szCs w:val="24"/>
        </w:rPr>
        <w:t xml:space="preserve"> </w:t>
      </w:r>
      <w:proofErr w:type="spellStart"/>
      <w:r w:rsidR="00475B5A" w:rsidRPr="008E710F">
        <w:rPr>
          <w:rFonts w:ascii="Times New Roman" w:eastAsia="Calibri" w:hAnsi="Times New Roman" w:cs="Times New Roman"/>
          <w:sz w:val="24"/>
          <w:szCs w:val="24"/>
        </w:rPr>
        <w:t>and</w:t>
      </w:r>
      <w:proofErr w:type="spellEnd"/>
      <w:r w:rsidR="00475B5A" w:rsidRPr="008E710F">
        <w:rPr>
          <w:rFonts w:ascii="Times New Roman" w:eastAsia="Calibri" w:hAnsi="Times New Roman" w:cs="Times New Roman"/>
          <w:sz w:val="24"/>
          <w:szCs w:val="24"/>
        </w:rPr>
        <w:t xml:space="preserve"> </w:t>
      </w:r>
      <w:proofErr w:type="spellStart"/>
      <w:r w:rsidR="00475B5A" w:rsidRPr="008E710F">
        <w:rPr>
          <w:rFonts w:ascii="Times New Roman" w:eastAsia="Calibri" w:hAnsi="Times New Roman" w:cs="Times New Roman"/>
          <w:sz w:val="24"/>
          <w:szCs w:val="24"/>
        </w:rPr>
        <w:t>Cao</w:t>
      </w:r>
      <w:proofErr w:type="spellEnd"/>
      <w:r w:rsidR="00475B5A" w:rsidRPr="008E710F">
        <w:rPr>
          <w:rFonts w:ascii="Times New Roman" w:eastAsia="Calibri" w:hAnsi="Times New Roman" w:cs="Times New Roman"/>
          <w:sz w:val="24"/>
          <w:szCs w:val="24"/>
        </w:rPr>
        <w:t>, 2020</w:t>
      </w:r>
      <w:r w:rsidR="005343AB" w:rsidRPr="008E710F">
        <w:rPr>
          <w:rFonts w:ascii="Times New Roman" w:hAnsi="Times New Roman" w:cs="Times New Roman"/>
          <w:color w:val="2A2A2A"/>
          <w:sz w:val="24"/>
          <w:szCs w:val="24"/>
          <w:shd w:val="clear" w:color="auto" w:fill="FFFFFF"/>
        </w:rPr>
        <w:t>)</w:t>
      </w:r>
      <w:r w:rsidR="00F25F8F">
        <w:rPr>
          <w:rFonts w:ascii="Times New Roman" w:hAnsi="Times New Roman" w:cs="Times New Roman"/>
          <w:color w:val="2A2A2A"/>
          <w:sz w:val="24"/>
          <w:szCs w:val="24"/>
          <w:shd w:val="clear" w:color="auto" w:fill="FFFFFF"/>
        </w:rPr>
        <w:t>.</w:t>
      </w:r>
      <w:r w:rsidR="00E532A5">
        <w:rPr>
          <w:rFonts w:ascii="Times New Roman" w:hAnsi="Times New Roman" w:cs="Times New Roman"/>
          <w:color w:val="2A2A2A"/>
          <w:sz w:val="24"/>
          <w:szCs w:val="24"/>
          <w:shd w:val="clear" w:color="auto" w:fill="FFFFFF"/>
        </w:rPr>
        <w:t xml:space="preserve"> </w:t>
      </w:r>
      <w:r w:rsidR="004F7FBE" w:rsidRPr="008E710F">
        <w:rPr>
          <w:rFonts w:ascii="Times New Roman" w:hAnsi="Times New Roman" w:cs="Times New Roman"/>
          <w:sz w:val="24"/>
          <w:szCs w:val="24"/>
        </w:rPr>
        <w:t xml:space="preserve">Partiküller ile insan kaynaklı bakterilerin toplu taşımadaki konsantrasyonlarını ve ilişkilerini belirlemeye yönelik ilk çalışma İstanbul’da Onat et al. (2017) tarafından yapılmıştır. Bu çalışmada </w:t>
      </w:r>
      <w:r w:rsidR="000A3D03" w:rsidRPr="008E710F">
        <w:rPr>
          <w:rFonts w:ascii="Times New Roman" w:hAnsi="Times New Roman" w:cs="Times New Roman"/>
          <w:sz w:val="24"/>
          <w:szCs w:val="24"/>
        </w:rPr>
        <w:t xml:space="preserve">S. </w:t>
      </w:r>
      <w:proofErr w:type="spellStart"/>
      <w:r w:rsidR="000A3D03" w:rsidRPr="008E710F">
        <w:rPr>
          <w:rFonts w:ascii="Times New Roman" w:hAnsi="Times New Roman" w:cs="Times New Roman"/>
          <w:sz w:val="24"/>
          <w:szCs w:val="24"/>
        </w:rPr>
        <w:t>Aereus</w:t>
      </w:r>
      <w:proofErr w:type="spellEnd"/>
      <w:r w:rsidR="000A3D03" w:rsidRPr="008E710F">
        <w:rPr>
          <w:rFonts w:ascii="Times New Roman" w:hAnsi="Times New Roman" w:cs="Times New Roman"/>
          <w:sz w:val="24"/>
          <w:szCs w:val="24"/>
        </w:rPr>
        <w:t xml:space="preserve"> bakterisi ile PM</w:t>
      </w:r>
      <w:r w:rsidR="000A3D03" w:rsidRPr="008E710F">
        <w:rPr>
          <w:rFonts w:ascii="Times New Roman" w:hAnsi="Times New Roman" w:cs="Times New Roman"/>
          <w:sz w:val="24"/>
          <w:szCs w:val="24"/>
          <w:vertAlign w:val="subscript"/>
        </w:rPr>
        <w:t>2.5</w:t>
      </w:r>
      <w:r w:rsidR="000A3D03" w:rsidRPr="008E710F">
        <w:rPr>
          <w:rFonts w:ascii="Times New Roman" w:hAnsi="Times New Roman" w:cs="Times New Roman"/>
          <w:sz w:val="24"/>
          <w:szCs w:val="24"/>
        </w:rPr>
        <w:t xml:space="preserve"> konsantrasyon değişimi arasında 0,61 düzeyinde anlamlı bir korelasyon tespit edilmiştir ve </w:t>
      </w:r>
      <w:proofErr w:type="spellStart"/>
      <w:r w:rsidR="000A3D03" w:rsidRPr="008E710F">
        <w:rPr>
          <w:rFonts w:ascii="Times New Roman" w:hAnsi="Times New Roman" w:cs="Times New Roman"/>
          <w:sz w:val="24"/>
          <w:szCs w:val="24"/>
        </w:rPr>
        <w:t>metrobüs</w:t>
      </w:r>
      <w:proofErr w:type="spellEnd"/>
      <w:r w:rsidR="000A3D03" w:rsidRPr="008E710F">
        <w:rPr>
          <w:rFonts w:ascii="Times New Roman" w:hAnsi="Times New Roman" w:cs="Times New Roman"/>
          <w:sz w:val="24"/>
          <w:szCs w:val="24"/>
        </w:rPr>
        <w:t xml:space="preserve"> içindeki PM</w:t>
      </w:r>
      <w:r w:rsidR="000A3D03" w:rsidRPr="008E710F">
        <w:rPr>
          <w:rFonts w:ascii="Times New Roman" w:hAnsi="Times New Roman" w:cs="Times New Roman"/>
          <w:sz w:val="24"/>
          <w:szCs w:val="24"/>
          <w:vertAlign w:val="subscript"/>
        </w:rPr>
        <w:t>2.5</w:t>
      </w:r>
      <w:r w:rsidR="000A3D03" w:rsidRPr="008E710F">
        <w:rPr>
          <w:rFonts w:ascii="Times New Roman" w:hAnsi="Times New Roman" w:cs="Times New Roman"/>
          <w:sz w:val="24"/>
          <w:szCs w:val="24"/>
        </w:rPr>
        <w:t xml:space="preserve"> konsantrasyonun seyahat süresince arttığı belirlenmiştir.</w:t>
      </w:r>
      <w:r w:rsidR="0037459D">
        <w:rPr>
          <w:rFonts w:ascii="Times New Roman" w:hAnsi="Times New Roman" w:cs="Times New Roman"/>
          <w:sz w:val="24"/>
          <w:szCs w:val="24"/>
        </w:rPr>
        <w:t xml:space="preserve"> </w:t>
      </w:r>
      <w:r w:rsidR="00E532A5">
        <w:rPr>
          <w:rFonts w:ascii="Times New Roman" w:hAnsi="Times New Roman" w:cs="Times New Roman"/>
          <w:sz w:val="24"/>
          <w:szCs w:val="24"/>
        </w:rPr>
        <w:t>İstanbul</w:t>
      </w:r>
      <w:r w:rsidR="000A5DC0">
        <w:rPr>
          <w:rFonts w:ascii="Times New Roman" w:hAnsi="Times New Roman" w:cs="Times New Roman"/>
          <w:sz w:val="24"/>
          <w:szCs w:val="24"/>
        </w:rPr>
        <w:t xml:space="preserve">’da farklı toplu taşıma araçları içinde </w:t>
      </w:r>
      <w:proofErr w:type="spellStart"/>
      <w:r w:rsidR="000A5DC0">
        <w:rPr>
          <w:rFonts w:ascii="Times New Roman" w:hAnsi="Times New Roman" w:cs="Times New Roman"/>
          <w:sz w:val="24"/>
          <w:szCs w:val="24"/>
        </w:rPr>
        <w:t>culturable</w:t>
      </w:r>
      <w:proofErr w:type="spellEnd"/>
      <w:r w:rsidR="000A5DC0">
        <w:rPr>
          <w:rFonts w:ascii="Times New Roman" w:hAnsi="Times New Roman" w:cs="Times New Roman"/>
          <w:sz w:val="24"/>
          <w:szCs w:val="24"/>
        </w:rPr>
        <w:t xml:space="preserve"> </w:t>
      </w:r>
      <w:proofErr w:type="spellStart"/>
      <w:r w:rsidR="000A5DC0">
        <w:rPr>
          <w:rFonts w:ascii="Times New Roman" w:hAnsi="Times New Roman" w:cs="Times New Roman"/>
          <w:sz w:val="24"/>
          <w:szCs w:val="24"/>
        </w:rPr>
        <w:t>airborne</w:t>
      </w:r>
      <w:proofErr w:type="spellEnd"/>
      <w:r w:rsidR="000A5DC0">
        <w:rPr>
          <w:rFonts w:ascii="Times New Roman" w:hAnsi="Times New Roman" w:cs="Times New Roman"/>
          <w:sz w:val="24"/>
          <w:szCs w:val="24"/>
        </w:rPr>
        <w:t xml:space="preserve"> </w:t>
      </w:r>
      <w:proofErr w:type="spellStart"/>
      <w:r w:rsidR="000A5DC0">
        <w:rPr>
          <w:rFonts w:ascii="Times New Roman" w:hAnsi="Times New Roman" w:cs="Times New Roman"/>
          <w:sz w:val="24"/>
          <w:szCs w:val="24"/>
        </w:rPr>
        <w:t>fungi</w:t>
      </w:r>
      <w:proofErr w:type="spellEnd"/>
      <w:r w:rsidR="000A5DC0">
        <w:rPr>
          <w:rFonts w:ascii="Times New Roman" w:hAnsi="Times New Roman" w:cs="Times New Roman"/>
          <w:sz w:val="24"/>
          <w:szCs w:val="24"/>
        </w:rPr>
        <w:t xml:space="preserve"> (CAF) örneklemeleri yapılmış ve </w:t>
      </w:r>
      <w:r w:rsidR="000A5DC0" w:rsidRPr="000A5DC0">
        <w:rPr>
          <w:rFonts w:ascii="Times New Roman" w:hAnsi="Times New Roman" w:cs="Times New Roman"/>
          <w:sz w:val="24"/>
          <w:szCs w:val="24"/>
        </w:rPr>
        <w:t xml:space="preserve">40–660 CFU/m3 in </w:t>
      </w:r>
      <w:proofErr w:type="spellStart"/>
      <w:r w:rsidR="000A5DC0" w:rsidRPr="000A5DC0">
        <w:rPr>
          <w:rFonts w:ascii="Times New Roman" w:hAnsi="Times New Roman" w:cs="Times New Roman"/>
          <w:sz w:val="24"/>
          <w:szCs w:val="24"/>
        </w:rPr>
        <w:t>bus</w:t>
      </w:r>
      <w:proofErr w:type="spellEnd"/>
      <w:r w:rsidR="000A5DC0" w:rsidRPr="000A5DC0">
        <w:rPr>
          <w:rFonts w:ascii="Times New Roman" w:hAnsi="Times New Roman" w:cs="Times New Roman"/>
          <w:sz w:val="24"/>
          <w:szCs w:val="24"/>
        </w:rPr>
        <w:t xml:space="preserve">, 20–400 CFU/m3 in metro, 40–360 CFU/m3 in </w:t>
      </w:r>
      <w:proofErr w:type="spellStart"/>
      <w:r w:rsidR="000A5DC0" w:rsidRPr="000A5DC0">
        <w:rPr>
          <w:rFonts w:ascii="Times New Roman" w:hAnsi="Times New Roman" w:cs="Times New Roman"/>
          <w:sz w:val="24"/>
          <w:szCs w:val="24"/>
        </w:rPr>
        <w:t>metrobus</w:t>
      </w:r>
      <w:proofErr w:type="spellEnd"/>
      <w:r w:rsidR="000A5DC0" w:rsidRPr="000A5DC0">
        <w:rPr>
          <w:rFonts w:ascii="Times New Roman" w:hAnsi="Times New Roman" w:cs="Times New Roman"/>
          <w:sz w:val="24"/>
          <w:szCs w:val="24"/>
        </w:rPr>
        <w:t xml:space="preserve">, 20–260 CFU/m3 in </w:t>
      </w:r>
      <w:proofErr w:type="spellStart"/>
      <w:r w:rsidR="000A5DC0" w:rsidRPr="000A5DC0">
        <w:rPr>
          <w:rFonts w:ascii="Times New Roman" w:hAnsi="Times New Roman" w:cs="Times New Roman"/>
          <w:sz w:val="24"/>
          <w:szCs w:val="24"/>
        </w:rPr>
        <w:t>ferry</w:t>
      </w:r>
      <w:proofErr w:type="spellEnd"/>
      <w:r w:rsidR="000A5DC0" w:rsidRPr="000A5DC0">
        <w:rPr>
          <w:rFonts w:ascii="Times New Roman" w:hAnsi="Times New Roman" w:cs="Times New Roman"/>
          <w:sz w:val="24"/>
          <w:szCs w:val="24"/>
        </w:rPr>
        <w:t xml:space="preserve"> </w:t>
      </w:r>
      <w:r w:rsidR="000A5DC0">
        <w:rPr>
          <w:rFonts w:ascii="Times New Roman" w:hAnsi="Times New Roman" w:cs="Times New Roman"/>
          <w:sz w:val="24"/>
          <w:szCs w:val="24"/>
        </w:rPr>
        <w:t>tespit edilmiştir (Metiner et al. 2021).</w:t>
      </w:r>
      <w:r w:rsidR="00F25F8F">
        <w:rPr>
          <w:rFonts w:ascii="Times New Roman" w:hAnsi="Times New Roman" w:cs="Times New Roman"/>
          <w:sz w:val="24"/>
          <w:szCs w:val="24"/>
        </w:rPr>
        <w:t xml:space="preserve"> Ayrıca okullarda yapılan bir çalışmada da özellikle üst katlarda ve kalabalık ortamlarda bakteri ve mantar yükünün havada daha yüksek olduğu ortaya konmuştur (Sivri et al. 2020).</w:t>
      </w:r>
      <w:r w:rsidR="000A5DC0">
        <w:rPr>
          <w:rFonts w:ascii="Times New Roman" w:hAnsi="Times New Roman" w:cs="Times New Roman"/>
          <w:sz w:val="24"/>
          <w:szCs w:val="24"/>
        </w:rPr>
        <w:t xml:space="preserve"> </w:t>
      </w:r>
      <w:r w:rsidR="00E532A5">
        <w:rPr>
          <w:rFonts w:ascii="Times New Roman" w:hAnsi="Times New Roman" w:cs="Times New Roman"/>
          <w:sz w:val="24"/>
          <w:szCs w:val="24"/>
        </w:rPr>
        <w:t xml:space="preserve"> </w:t>
      </w:r>
    </w:p>
    <w:p w14:paraId="66D140BF" w14:textId="1E66D2B4" w:rsidR="00D06C62" w:rsidRPr="008E710F" w:rsidRDefault="00D06C62" w:rsidP="008E710F">
      <w:pPr>
        <w:spacing w:line="360" w:lineRule="auto"/>
        <w:jc w:val="both"/>
        <w:rPr>
          <w:rFonts w:ascii="Times New Roman" w:hAnsi="Times New Roman" w:cs="Times New Roman"/>
          <w:sz w:val="24"/>
          <w:szCs w:val="24"/>
        </w:rPr>
      </w:pPr>
      <w:r w:rsidRPr="008E710F">
        <w:rPr>
          <w:rFonts w:ascii="Times New Roman" w:hAnsi="Times New Roman" w:cs="Times New Roman"/>
          <w:sz w:val="24"/>
          <w:szCs w:val="24"/>
        </w:rPr>
        <w:lastRenderedPageBreak/>
        <w:t xml:space="preserve">Konuşma, öksürme hapşırma </w:t>
      </w:r>
      <w:proofErr w:type="spellStart"/>
      <w:r w:rsidRPr="008E710F">
        <w:rPr>
          <w:rFonts w:ascii="Times New Roman" w:hAnsi="Times New Roman" w:cs="Times New Roman"/>
          <w:sz w:val="24"/>
          <w:szCs w:val="24"/>
        </w:rPr>
        <w:t>vb</w:t>
      </w:r>
      <w:proofErr w:type="spellEnd"/>
      <w:r w:rsidRPr="008E710F">
        <w:rPr>
          <w:rFonts w:ascii="Times New Roman" w:hAnsi="Times New Roman" w:cs="Times New Roman"/>
          <w:sz w:val="24"/>
          <w:szCs w:val="24"/>
        </w:rPr>
        <w:t xml:space="preserve"> gibi insan faaliyetleri sonucunda ortama binlerce </w:t>
      </w:r>
      <w:proofErr w:type="spellStart"/>
      <w:r w:rsidRPr="008E710F">
        <w:rPr>
          <w:rFonts w:ascii="Times New Roman" w:hAnsi="Times New Roman" w:cs="Times New Roman"/>
          <w:sz w:val="24"/>
          <w:szCs w:val="24"/>
        </w:rPr>
        <w:t>aerosol</w:t>
      </w:r>
      <w:proofErr w:type="spellEnd"/>
      <w:r w:rsidRPr="008E710F">
        <w:rPr>
          <w:rFonts w:ascii="Times New Roman" w:hAnsi="Times New Roman" w:cs="Times New Roman"/>
          <w:sz w:val="24"/>
          <w:szCs w:val="24"/>
        </w:rPr>
        <w:t xml:space="preserve"> salınmaktadır</w:t>
      </w:r>
      <w:r w:rsidR="00475B5A" w:rsidRPr="008E710F">
        <w:rPr>
          <w:rFonts w:ascii="Times New Roman" w:hAnsi="Times New Roman" w:cs="Times New Roman"/>
          <w:sz w:val="24"/>
          <w:szCs w:val="24"/>
        </w:rPr>
        <w:t xml:space="preserve"> ve bunlar </w:t>
      </w:r>
      <w:proofErr w:type="spellStart"/>
      <w:r w:rsidR="00475B5A" w:rsidRPr="008E710F">
        <w:rPr>
          <w:rFonts w:ascii="Times New Roman" w:hAnsi="Times New Roman" w:cs="Times New Roman"/>
          <w:sz w:val="24"/>
          <w:szCs w:val="24"/>
        </w:rPr>
        <w:t>enfekte</w:t>
      </w:r>
      <w:proofErr w:type="spellEnd"/>
      <w:r w:rsidR="00475B5A" w:rsidRPr="008E710F">
        <w:rPr>
          <w:rFonts w:ascii="Times New Roman" w:hAnsi="Times New Roman" w:cs="Times New Roman"/>
          <w:sz w:val="24"/>
          <w:szCs w:val="24"/>
        </w:rPr>
        <w:t xml:space="preserve"> kişi varsa virüs yüklü </w:t>
      </w:r>
      <w:proofErr w:type="spellStart"/>
      <w:r w:rsidR="00475B5A" w:rsidRPr="008E710F">
        <w:rPr>
          <w:rFonts w:ascii="Times New Roman" w:hAnsi="Times New Roman" w:cs="Times New Roman"/>
          <w:sz w:val="24"/>
          <w:szCs w:val="24"/>
        </w:rPr>
        <w:t>aerosoller</w:t>
      </w:r>
      <w:proofErr w:type="spellEnd"/>
      <w:r w:rsidR="00475B5A" w:rsidRPr="008E710F">
        <w:rPr>
          <w:rFonts w:ascii="Times New Roman" w:hAnsi="Times New Roman" w:cs="Times New Roman"/>
          <w:sz w:val="24"/>
          <w:szCs w:val="24"/>
        </w:rPr>
        <w:t xml:space="preserve"> olabilir (</w:t>
      </w:r>
      <w:proofErr w:type="spellStart"/>
      <w:r w:rsidR="00475B5A" w:rsidRPr="008E710F">
        <w:rPr>
          <w:rFonts w:ascii="Times New Roman" w:eastAsia="Calibri" w:hAnsi="Times New Roman" w:cs="Times New Roman"/>
          <w:sz w:val="24"/>
          <w:szCs w:val="24"/>
        </w:rPr>
        <w:t>Buonanno</w:t>
      </w:r>
      <w:proofErr w:type="spellEnd"/>
      <w:r w:rsidR="00475B5A" w:rsidRPr="008E710F">
        <w:rPr>
          <w:rFonts w:ascii="Times New Roman" w:eastAsia="Calibri" w:hAnsi="Times New Roman" w:cs="Times New Roman"/>
          <w:sz w:val="24"/>
          <w:szCs w:val="24"/>
        </w:rPr>
        <w:t xml:space="preserve"> et al.2020)</w:t>
      </w:r>
      <w:r w:rsidRPr="008E710F">
        <w:rPr>
          <w:rFonts w:ascii="Times New Roman" w:hAnsi="Times New Roman" w:cs="Times New Roman"/>
          <w:sz w:val="24"/>
          <w:szCs w:val="24"/>
        </w:rPr>
        <w:t xml:space="preserve">. </w:t>
      </w:r>
      <w:r w:rsidR="000C691E" w:rsidRPr="000C691E">
        <w:rPr>
          <w:rFonts w:ascii="Times New Roman" w:hAnsi="Times New Roman" w:cs="Times New Roman"/>
          <w:sz w:val="24"/>
          <w:szCs w:val="24"/>
        </w:rPr>
        <w:t xml:space="preserve">Yapılan çalışmalarla nefes akışında ortalama 1 ml’de 7 × 106 RNA </w:t>
      </w:r>
      <w:proofErr w:type="spellStart"/>
      <w:r w:rsidR="000C691E" w:rsidRPr="000C691E">
        <w:rPr>
          <w:rFonts w:ascii="Times New Roman" w:hAnsi="Times New Roman" w:cs="Times New Roman"/>
          <w:sz w:val="24"/>
          <w:szCs w:val="24"/>
        </w:rPr>
        <w:t>copies</w:t>
      </w:r>
      <w:proofErr w:type="spellEnd"/>
      <w:r w:rsidR="000C691E" w:rsidRPr="000C691E">
        <w:rPr>
          <w:rFonts w:ascii="Times New Roman" w:hAnsi="Times New Roman" w:cs="Times New Roman"/>
          <w:sz w:val="24"/>
          <w:szCs w:val="24"/>
        </w:rPr>
        <w:t xml:space="preserve"> tespit edilmiştir (</w:t>
      </w:r>
      <w:proofErr w:type="spellStart"/>
      <w:r w:rsidR="000C691E" w:rsidRPr="000C691E">
        <w:rPr>
          <w:rFonts w:ascii="Times New Roman" w:hAnsi="Times New Roman" w:cs="Times New Roman"/>
          <w:sz w:val="24"/>
          <w:szCs w:val="24"/>
        </w:rPr>
        <w:t>Wölfel</w:t>
      </w:r>
      <w:proofErr w:type="spellEnd"/>
      <w:r w:rsidR="000C691E" w:rsidRPr="000C691E">
        <w:rPr>
          <w:rFonts w:ascii="Times New Roman" w:hAnsi="Times New Roman" w:cs="Times New Roman"/>
          <w:sz w:val="24"/>
          <w:szCs w:val="24"/>
        </w:rPr>
        <w:t xml:space="preserve"> et al. 2020). </w:t>
      </w:r>
      <w:r w:rsidRPr="008E710F">
        <w:rPr>
          <w:rFonts w:ascii="Times New Roman" w:hAnsi="Times New Roman" w:cs="Times New Roman"/>
          <w:sz w:val="24"/>
          <w:szCs w:val="24"/>
        </w:rPr>
        <w:t xml:space="preserve">Bu </w:t>
      </w:r>
      <w:proofErr w:type="spellStart"/>
      <w:r w:rsidRPr="008E710F">
        <w:rPr>
          <w:rFonts w:ascii="Times New Roman" w:hAnsi="Times New Roman" w:cs="Times New Roman"/>
          <w:sz w:val="24"/>
          <w:szCs w:val="24"/>
        </w:rPr>
        <w:t>aerosoller</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nanometre’den</w:t>
      </w:r>
      <w:proofErr w:type="spellEnd"/>
      <w:r w:rsidRPr="008E710F">
        <w:rPr>
          <w:rFonts w:ascii="Times New Roman" w:hAnsi="Times New Roman" w:cs="Times New Roman"/>
          <w:sz w:val="24"/>
          <w:szCs w:val="24"/>
        </w:rPr>
        <w:t xml:space="preserve"> onlarca mikrometreye kadar uzanan geniş bir boyut aralığındadır. Virüs taşıyıcısı bir kişi ortama bu solunum faaliyetleri ile virüsleri içeren </w:t>
      </w:r>
      <w:proofErr w:type="spellStart"/>
      <w:r w:rsidRPr="008E710F">
        <w:rPr>
          <w:rFonts w:ascii="Times New Roman" w:hAnsi="Times New Roman" w:cs="Times New Roman"/>
          <w:sz w:val="24"/>
          <w:szCs w:val="24"/>
        </w:rPr>
        <w:t>aerosolleri</w:t>
      </w:r>
      <w:proofErr w:type="spellEnd"/>
      <w:r w:rsidRPr="008E710F">
        <w:rPr>
          <w:rFonts w:ascii="Times New Roman" w:hAnsi="Times New Roman" w:cs="Times New Roman"/>
          <w:sz w:val="24"/>
          <w:szCs w:val="24"/>
        </w:rPr>
        <w:t xml:space="preserve"> vermektedir. Virüsler havada </w:t>
      </w:r>
      <w:proofErr w:type="spellStart"/>
      <w:r w:rsidRPr="008E710F">
        <w:rPr>
          <w:rFonts w:ascii="Times New Roman" w:hAnsi="Times New Roman" w:cs="Times New Roman"/>
          <w:sz w:val="24"/>
          <w:szCs w:val="24"/>
        </w:rPr>
        <w:t>aerosollere</w:t>
      </w:r>
      <w:proofErr w:type="spellEnd"/>
      <w:r w:rsidRPr="008E710F">
        <w:rPr>
          <w:rFonts w:ascii="Times New Roman" w:hAnsi="Times New Roman" w:cs="Times New Roman"/>
          <w:sz w:val="24"/>
          <w:szCs w:val="24"/>
        </w:rPr>
        <w:t xml:space="preserve"> tutunarak bulunurlar ve </w:t>
      </w:r>
      <w:proofErr w:type="spellStart"/>
      <w:r w:rsidRPr="008E710F">
        <w:rPr>
          <w:rFonts w:ascii="Times New Roman" w:hAnsi="Times New Roman" w:cs="Times New Roman"/>
          <w:sz w:val="24"/>
          <w:szCs w:val="24"/>
        </w:rPr>
        <w:t>aerosollerin</w:t>
      </w:r>
      <w:proofErr w:type="spellEnd"/>
      <w:r w:rsidRPr="008E710F">
        <w:rPr>
          <w:rFonts w:ascii="Times New Roman" w:hAnsi="Times New Roman" w:cs="Times New Roman"/>
          <w:sz w:val="24"/>
          <w:szCs w:val="24"/>
        </w:rPr>
        <w:t xml:space="preserve"> fiziksel ve kimyasal özellikleri doğrultusunda </w:t>
      </w:r>
      <w:proofErr w:type="spellStart"/>
      <w:r w:rsidRPr="008E710F">
        <w:rPr>
          <w:rFonts w:ascii="Times New Roman" w:hAnsi="Times New Roman" w:cs="Times New Roman"/>
          <w:sz w:val="24"/>
          <w:szCs w:val="24"/>
        </w:rPr>
        <w:t>inaktivasyonları</w:t>
      </w:r>
      <w:proofErr w:type="spellEnd"/>
      <w:r w:rsidRPr="008E710F">
        <w:rPr>
          <w:rFonts w:ascii="Times New Roman" w:hAnsi="Times New Roman" w:cs="Times New Roman"/>
          <w:sz w:val="24"/>
          <w:szCs w:val="24"/>
        </w:rPr>
        <w:t xml:space="preserve"> mümkün olabilir. 5 mikrondan büyük </w:t>
      </w:r>
      <w:proofErr w:type="spellStart"/>
      <w:r w:rsidRPr="008E710F">
        <w:rPr>
          <w:rFonts w:ascii="Times New Roman" w:hAnsi="Times New Roman" w:cs="Times New Roman"/>
          <w:sz w:val="24"/>
          <w:szCs w:val="24"/>
        </w:rPr>
        <w:t>aerosoller</w:t>
      </w:r>
      <w:proofErr w:type="spellEnd"/>
      <w:r w:rsidRPr="008E710F">
        <w:rPr>
          <w:rFonts w:ascii="Times New Roman" w:hAnsi="Times New Roman" w:cs="Times New Roman"/>
          <w:sz w:val="24"/>
          <w:szCs w:val="24"/>
        </w:rPr>
        <w:t xml:space="preserve"> damlacık olarak nitelendirilirler ve kaynaktan çıktıktan sonra havada çok kısa süre </w:t>
      </w:r>
      <w:proofErr w:type="gramStart"/>
      <w:r w:rsidRPr="008E710F">
        <w:rPr>
          <w:rFonts w:ascii="Times New Roman" w:hAnsi="Times New Roman" w:cs="Times New Roman"/>
          <w:sz w:val="24"/>
          <w:szCs w:val="24"/>
        </w:rPr>
        <w:t>(&lt; yaklaşık</w:t>
      </w:r>
      <w:proofErr w:type="gramEnd"/>
      <w:r w:rsidRPr="008E710F">
        <w:rPr>
          <w:rFonts w:ascii="Times New Roman" w:hAnsi="Times New Roman" w:cs="Times New Roman"/>
          <w:sz w:val="24"/>
          <w:szCs w:val="24"/>
        </w:rPr>
        <w:t xml:space="preserve"> 10 </w:t>
      </w:r>
      <w:proofErr w:type="spellStart"/>
      <w:r w:rsidRPr="008E710F">
        <w:rPr>
          <w:rFonts w:ascii="Times New Roman" w:hAnsi="Times New Roman" w:cs="Times New Roman"/>
          <w:sz w:val="24"/>
          <w:szCs w:val="24"/>
        </w:rPr>
        <w:t>dk</w:t>
      </w:r>
      <w:proofErr w:type="spellEnd"/>
      <w:r w:rsidRPr="008E710F">
        <w:rPr>
          <w:rFonts w:ascii="Times New Roman" w:hAnsi="Times New Roman" w:cs="Times New Roman"/>
          <w:sz w:val="24"/>
          <w:szCs w:val="24"/>
        </w:rPr>
        <w:t xml:space="preserve">)  kalıp hızlıca kısa mesafe çökelerek yüzeylere ulaşırlar. 5 mikrondan küçük ince </w:t>
      </w:r>
      <w:proofErr w:type="spellStart"/>
      <w:r w:rsidRPr="008E710F">
        <w:rPr>
          <w:rFonts w:ascii="Times New Roman" w:hAnsi="Times New Roman" w:cs="Times New Roman"/>
          <w:sz w:val="24"/>
          <w:szCs w:val="24"/>
        </w:rPr>
        <w:t>aerosoller</w:t>
      </w:r>
      <w:proofErr w:type="spellEnd"/>
      <w:r w:rsidRPr="008E710F">
        <w:rPr>
          <w:rFonts w:ascii="Times New Roman" w:hAnsi="Times New Roman" w:cs="Times New Roman"/>
          <w:sz w:val="24"/>
          <w:szCs w:val="24"/>
        </w:rPr>
        <w:t xml:space="preserve"> ise havada uzun süre kalır ve 2 </w:t>
      </w:r>
      <w:proofErr w:type="gramStart"/>
      <w:r w:rsidRPr="008E710F">
        <w:rPr>
          <w:rFonts w:ascii="Times New Roman" w:hAnsi="Times New Roman" w:cs="Times New Roman"/>
          <w:sz w:val="24"/>
          <w:szCs w:val="24"/>
        </w:rPr>
        <w:t>m den</w:t>
      </w:r>
      <w:proofErr w:type="gramEnd"/>
      <w:r w:rsidRPr="008E710F">
        <w:rPr>
          <w:rFonts w:ascii="Times New Roman" w:hAnsi="Times New Roman" w:cs="Times New Roman"/>
          <w:sz w:val="24"/>
          <w:szCs w:val="24"/>
        </w:rPr>
        <w:t xml:space="preserve"> daha uzak mesafelere taşınırlar. </w:t>
      </w:r>
      <w:r w:rsidR="004F7FBE" w:rsidRPr="008E710F">
        <w:rPr>
          <w:rFonts w:ascii="Times New Roman" w:hAnsi="Times New Roman" w:cs="Times New Roman"/>
          <w:sz w:val="24"/>
          <w:szCs w:val="24"/>
        </w:rPr>
        <w:t xml:space="preserve">Sars-Cov2 virüsünün dış ortamdaki </w:t>
      </w:r>
      <w:proofErr w:type="spellStart"/>
      <w:r w:rsidR="004F7FBE" w:rsidRPr="008E710F">
        <w:rPr>
          <w:rFonts w:ascii="Times New Roman" w:hAnsi="Times New Roman" w:cs="Times New Roman"/>
          <w:sz w:val="24"/>
          <w:szCs w:val="24"/>
        </w:rPr>
        <w:t>aerosollere</w:t>
      </w:r>
      <w:proofErr w:type="spellEnd"/>
      <w:r w:rsidR="004F7FBE" w:rsidRPr="008E710F">
        <w:rPr>
          <w:rFonts w:ascii="Times New Roman" w:hAnsi="Times New Roman" w:cs="Times New Roman"/>
          <w:sz w:val="24"/>
          <w:szCs w:val="24"/>
        </w:rPr>
        <w:t xml:space="preserve"> tutunarak taşındığı ile ilgili kısıtlı sayıda çalışma olmasına karşın</w:t>
      </w:r>
      <w:r w:rsidR="008B0AAE" w:rsidRPr="008E710F">
        <w:rPr>
          <w:rFonts w:ascii="Times New Roman" w:hAnsi="Times New Roman" w:cs="Times New Roman"/>
          <w:sz w:val="24"/>
          <w:szCs w:val="24"/>
        </w:rPr>
        <w:t xml:space="preserve"> (</w:t>
      </w:r>
      <w:r w:rsidR="00742B68" w:rsidRPr="008E710F">
        <w:rPr>
          <w:rFonts w:ascii="Times New Roman" w:hAnsi="Times New Roman" w:cs="Times New Roman"/>
          <w:sz w:val="24"/>
          <w:szCs w:val="24"/>
        </w:rPr>
        <w:t xml:space="preserve">Setti et al. 2020; </w:t>
      </w:r>
      <w:r w:rsidR="008B0AAE" w:rsidRPr="008E710F">
        <w:rPr>
          <w:rFonts w:ascii="Times New Roman" w:hAnsi="Times New Roman" w:cs="Times New Roman"/>
          <w:sz w:val="24"/>
          <w:szCs w:val="24"/>
        </w:rPr>
        <w:t>Kayalar et al., 2021;</w:t>
      </w:r>
      <w:r w:rsidR="00742B68" w:rsidRPr="008E710F">
        <w:rPr>
          <w:rFonts w:ascii="Times New Roman" w:hAnsi="Times New Roman" w:cs="Times New Roman"/>
          <w:sz w:val="24"/>
          <w:szCs w:val="24"/>
        </w:rPr>
        <w:t xml:space="preserve"> </w:t>
      </w:r>
      <w:proofErr w:type="spellStart"/>
      <w:r w:rsidR="00742B68" w:rsidRPr="008E710F">
        <w:rPr>
          <w:rFonts w:ascii="Times New Roman" w:hAnsi="Times New Roman" w:cs="Times New Roman"/>
          <w:sz w:val="24"/>
          <w:szCs w:val="24"/>
        </w:rPr>
        <w:t>Linillos-Pradillo</w:t>
      </w:r>
      <w:proofErr w:type="spellEnd"/>
      <w:r w:rsidR="00742B68" w:rsidRPr="008E710F">
        <w:rPr>
          <w:rFonts w:ascii="Times New Roman" w:hAnsi="Times New Roman" w:cs="Times New Roman"/>
          <w:sz w:val="24"/>
          <w:szCs w:val="24"/>
        </w:rPr>
        <w:t xml:space="preserve"> et al., 2021; </w:t>
      </w:r>
      <w:proofErr w:type="spellStart"/>
      <w:r w:rsidR="00742B68" w:rsidRPr="008E710F">
        <w:rPr>
          <w:rFonts w:ascii="Times New Roman" w:hAnsi="Times New Roman" w:cs="Times New Roman"/>
          <w:sz w:val="24"/>
          <w:szCs w:val="24"/>
        </w:rPr>
        <w:t>Chirizzi</w:t>
      </w:r>
      <w:proofErr w:type="spellEnd"/>
      <w:r w:rsidR="00742B68" w:rsidRPr="008E710F">
        <w:rPr>
          <w:rFonts w:ascii="Times New Roman" w:hAnsi="Times New Roman" w:cs="Times New Roman"/>
          <w:sz w:val="24"/>
          <w:szCs w:val="24"/>
        </w:rPr>
        <w:t xml:space="preserve"> et al., 2021</w:t>
      </w:r>
      <w:r w:rsidR="008B0AAE" w:rsidRPr="008E710F">
        <w:rPr>
          <w:rFonts w:ascii="Times New Roman" w:hAnsi="Times New Roman" w:cs="Times New Roman"/>
          <w:sz w:val="24"/>
          <w:szCs w:val="24"/>
        </w:rPr>
        <w:t>)</w:t>
      </w:r>
      <w:r w:rsidR="00742B68" w:rsidRPr="008E710F">
        <w:rPr>
          <w:rFonts w:ascii="Times New Roman" w:hAnsi="Times New Roman" w:cs="Times New Roman"/>
          <w:sz w:val="24"/>
          <w:szCs w:val="24"/>
        </w:rPr>
        <w:t>,</w:t>
      </w:r>
      <w:r w:rsidR="004F7FBE" w:rsidRPr="008E710F">
        <w:rPr>
          <w:rFonts w:ascii="Times New Roman" w:hAnsi="Times New Roman" w:cs="Times New Roman"/>
          <w:sz w:val="24"/>
          <w:szCs w:val="24"/>
        </w:rPr>
        <w:t xml:space="preserve"> </w:t>
      </w:r>
      <w:r w:rsidR="008B0AAE" w:rsidRPr="008E710F">
        <w:rPr>
          <w:rFonts w:ascii="Times New Roman" w:hAnsi="Times New Roman" w:cs="Times New Roman"/>
          <w:sz w:val="24"/>
          <w:szCs w:val="24"/>
        </w:rPr>
        <w:t xml:space="preserve">insan yoğunluğunun bulunduğu </w:t>
      </w:r>
      <w:r w:rsidR="004F7FBE" w:rsidRPr="008E710F">
        <w:rPr>
          <w:rFonts w:ascii="Times New Roman" w:hAnsi="Times New Roman" w:cs="Times New Roman"/>
          <w:sz w:val="24"/>
          <w:szCs w:val="24"/>
        </w:rPr>
        <w:t xml:space="preserve">kapalı iç ortamlarda </w:t>
      </w:r>
      <w:r w:rsidRPr="008E710F">
        <w:rPr>
          <w:rFonts w:ascii="Times New Roman" w:hAnsi="Times New Roman" w:cs="Times New Roman"/>
          <w:sz w:val="24"/>
          <w:szCs w:val="24"/>
        </w:rPr>
        <w:t>virüs</w:t>
      </w:r>
      <w:r w:rsidR="008B0AAE" w:rsidRPr="008E710F">
        <w:rPr>
          <w:rFonts w:ascii="Times New Roman" w:hAnsi="Times New Roman" w:cs="Times New Roman"/>
          <w:sz w:val="24"/>
          <w:szCs w:val="24"/>
        </w:rPr>
        <w:t>ün</w:t>
      </w:r>
      <w:r w:rsidRPr="008E710F">
        <w:rPr>
          <w:rFonts w:ascii="Times New Roman" w:hAnsi="Times New Roman" w:cs="Times New Roman"/>
          <w:sz w:val="24"/>
          <w:szCs w:val="24"/>
        </w:rPr>
        <w:t xml:space="preserve"> bu </w:t>
      </w:r>
      <w:proofErr w:type="spellStart"/>
      <w:r w:rsidRPr="008E710F">
        <w:rPr>
          <w:rFonts w:ascii="Times New Roman" w:hAnsi="Times New Roman" w:cs="Times New Roman"/>
          <w:sz w:val="24"/>
          <w:szCs w:val="24"/>
        </w:rPr>
        <w:t>aerosollere</w:t>
      </w:r>
      <w:proofErr w:type="spellEnd"/>
      <w:r w:rsidRPr="008E710F">
        <w:rPr>
          <w:rFonts w:ascii="Times New Roman" w:hAnsi="Times New Roman" w:cs="Times New Roman"/>
          <w:sz w:val="24"/>
          <w:szCs w:val="24"/>
        </w:rPr>
        <w:t xml:space="preserve"> tutunarak havada </w:t>
      </w:r>
      <w:r w:rsidR="008B0AAE" w:rsidRPr="008E710F">
        <w:rPr>
          <w:rFonts w:ascii="Times New Roman" w:hAnsi="Times New Roman" w:cs="Times New Roman"/>
          <w:sz w:val="24"/>
          <w:szCs w:val="24"/>
        </w:rPr>
        <w:t>oldukça yoğun bulunduğunu gösteren birçok çalışma mevcuttur (</w:t>
      </w:r>
      <w:proofErr w:type="spellStart"/>
      <w:r w:rsidR="008B0AAE" w:rsidRPr="008E710F">
        <w:rPr>
          <w:rFonts w:ascii="Times New Roman" w:hAnsi="Times New Roman" w:cs="Times New Roman"/>
          <w:sz w:val="24"/>
          <w:szCs w:val="24"/>
        </w:rPr>
        <w:t>some</w:t>
      </w:r>
      <w:proofErr w:type="spellEnd"/>
      <w:r w:rsidR="008B0AAE" w:rsidRPr="008E710F">
        <w:rPr>
          <w:rFonts w:ascii="Times New Roman" w:hAnsi="Times New Roman" w:cs="Times New Roman"/>
          <w:sz w:val="24"/>
          <w:szCs w:val="24"/>
        </w:rPr>
        <w:t xml:space="preserve"> of </w:t>
      </w:r>
      <w:proofErr w:type="spellStart"/>
      <w:r w:rsidR="008B0AAE" w:rsidRPr="008E710F">
        <w:rPr>
          <w:rFonts w:ascii="Times New Roman" w:hAnsi="Times New Roman" w:cs="Times New Roman"/>
          <w:sz w:val="24"/>
          <w:szCs w:val="24"/>
        </w:rPr>
        <w:t>them</w:t>
      </w:r>
      <w:proofErr w:type="spellEnd"/>
      <w:r w:rsidR="008B0AAE" w:rsidRPr="008E710F">
        <w:rPr>
          <w:rFonts w:ascii="Times New Roman" w:hAnsi="Times New Roman" w:cs="Times New Roman"/>
          <w:sz w:val="24"/>
          <w:szCs w:val="24"/>
        </w:rPr>
        <w:t xml:space="preserve">: </w:t>
      </w:r>
      <w:proofErr w:type="spellStart"/>
      <w:r w:rsidR="008B0AAE" w:rsidRPr="008E710F">
        <w:rPr>
          <w:rFonts w:ascii="Times New Roman" w:hAnsi="Times New Roman" w:cs="Times New Roman"/>
          <w:sz w:val="24"/>
          <w:szCs w:val="24"/>
        </w:rPr>
        <w:t>Chu</w:t>
      </w:r>
      <w:proofErr w:type="spellEnd"/>
      <w:r w:rsidR="008B0AAE" w:rsidRPr="008E710F">
        <w:rPr>
          <w:rFonts w:ascii="Times New Roman" w:hAnsi="Times New Roman" w:cs="Times New Roman"/>
          <w:sz w:val="24"/>
          <w:szCs w:val="24"/>
        </w:rPr>
        <w:t xml:space="preserve"> et al., 2020; </w:t>
      </w:r>
      <w:proofErr w:type="spellStart"/>
      <w:r w:rsidR="008B0AAE" w:rsidRPr="008E710F">
        <w:rPr>
          <w:rFonts w:ascii="Times New Roman" w:hAnsi="Times New Roman" w:cs="Times New Roman"/>
          <w:sz w:val="24"/>
          <w:szCs w:val="24"/>
        </w:rPr>
        <w:t>Buonanno</w:t>
      </w:r>
      <w:proofErr w:type="spellEnd"/>
      <w:r w:rsidR="008B0AAE" w:rsidRPr="008E710F">
        <w:rPr>
          <w:rFonts w:ascii="Times New Roman" w:hAnsi="Times New Roman" w:cs="Times New Roman"/>
          <w:sz w:val="24"/>
          <w:szCs w:val="24"/>
        </w:rPr>
        <w:t xml:space="preserve"> et al., 2020; </w:t>
      </w:r>
      <w:proofErr w:type="spellStart"/>
      <w:r w:rsidR="008B0AAE" w:rsidRPr="008E710F">
        <w:rPr>
          <w:rFonts w:ascii="Times New Roman" w:hAnsi="Times New Roman" w:cs="Times New Roman"/>
          <w:sz w:val="24"/>
          <w:szCs w:val="24"/>
        </w:rPr>
        <w:t>Liu</w:t>
      </w:r>
      <w:proofErr w:type="spellEnd"/>
      <w:r w:rsidR="008B0AAE" w:rsidRPr="008E710F">
        <w:rPr>
          <w:rFonts w:ascii="Times New Roman" w:hAnsi="Times New Roman" w:cs="Times New Roman"/>
          <w:sz w:val="24"/>
          <w:szCs w:val="24"/>
        </w:rPr>
        <w:t xml:space="preserve"> et al., </w:t>
      </w:r>
      <w:proofErr w:type="gramStart"/>
      <w:r w:rsidR="008B0AAE" w:rsidRPr="008E710F">
        <w:rPr>
          <w:rFonts w:ascii="Times New Roman" w:hAnsi="Times New Roman" w:cs="Times New Roman"/>
          <w:sz w:val="24"/>
          <w:szCs w:val="24"/>
        </w:rPr>
        <w:t>2020a</w:t>
      </w:r>
      <w:proofErr w:type="gramEnd"/>
      <w:r w:rsidR="008B0AAE" w:rsidRPr="008E710F">
        <w:rPr>
          <w:rFonts w:ascii="Times New Roman" w:hAnsi="Times New Roman" w:cs="Times New Roman"/>
          <w:sz w:val="24"/>
          <w:szCs w:val="24"/>
        </w:rPr>
        <w:t xml:space="preserve">; </w:t>
      </w:r>
      <w:proofErr w:type="spellStart"/>
      <w:r w:rsidR="008B0AAE" w:rsidRPr="008E710F">
        <w:rPr>
          <w:rFonts w:ascii="Times New Roman" w:hAnsi="Times New Roman" w:cs="Times New Roman"/>
          <w:sz w:val="24"/>
          <w:szCs w:val="24"/>
        </w:rPr>
        <w:t>Buonanno</w:t>
      </w:r>
      <w:proofErr w:type="spellEnd"/>
      <w:r w:rsidR="008B0AAE" w:rsidRPr="008E710F">
        <w:rPr>
          <w:rFonts w:ascii="Times New Roman" w:hAnsi="Times New Roman" w:cs="Times New Roman"/>
          <w:sz w:val="24"/>
          <w:szCs w:val="24"/>
        </w:rPr>
        <w:t xml:space="preserve"> et al. 2020; </w:t>
      </w:r>
      <w:proofErr w:type="spellStart"/>
      <w:r w:rsidR="008B0AAE" w:rsidRPr="008E710F">
        <w:rPr>
          <w:rFonts w:ascii="Times New Roman" w:hAnsi="Times New Roman" w:cs="Times New Roman"/>
          <w:sz w:val="24"/>
          <w:szCs w:val="24"/>
        </w:rPr>
        <w:t>Hadei</w:t>
      </w:r>
      <w:proofErr w:type="spellEnd"/>
      <w:r w:rsidR="008B0AAE" w:rsidRPr="008E710F">
        <w:rPr>
          <w:rFonts w:ascii="Times New Roman" w:hAnsi="Times New Roman" w:cs="Times New Roman"/>
          <w:sz w:val="24"/>
          <w:szCs w:val="24"/>
        </w:rPr>
        <w:t xml:space="preserve"> et al. 2021).</w:t>
      </w:r>
      <w:r w:rsidRPr="008E710F">
        <w:rPr>
          <w:rFonts w:ascii="Times New Roman" w:hAnsi="Times New Roman" w:cs="Times New Roman"/>
          <w:sz w:val="24"/>
          <w:szCs w:val="24"/>
        </w:rPr>
        <w:t xml:space="preserve"> </w:t>
      </w:r>
    </w:p>
    <w:p w14:paraId="4326E4F1" w14:textId="09F1FA85" w:rsidR="00E11EC8" w:rsidRDefault="00FC561B" w:rsidP="00E11EC8">
      <w:pPr>
        <w:spacing w:line="360" w:lineRule="auto"/>
        <w:jc w:val="both"/>
        <w:rPr>
          <w:rFonts w:ascii="Times New Roman" w:hAnsi="Times New Roman" w:cs="Times New Roman"/>
          <w:sz w:val="24"/>
          <w:szCs w:val="24"/>
        </w:rPr>
      </w:pPr>
      <w:r w:rsidRPr="008E710F">
        <w:rPr>
          <w:rFonts w:ascii="Times New Roman" w:eastAsia="Calibri" w:hAnsi="Times New Roman" w:cs="Times New Roman"/>
          <w:sz w:val="24"/>
          <w:szCs w:val="24"/>
          <w:shd w:val="clear" w:color="auto" w:fill="FFFFFF"/>
        </w:rPr>
        <w:t>Bir kapalı alana solunan havanın eklenmesi kapalı alanda CO</w:t>
      </w:r>
      <w:r w:rsidRPr="008E710F">
        <w:rPr>
          <w:rFonts w:ascii="Times New Roman" w:eastAsia="Calibri" w:hAnsi="Times New Roman" w:cs="Times New Roman"/>
          <w:sz w:val="24"/>
          <w:szCs w:val="24"/>
          <w:shd w:val="clear" w:color="auto" w:fill="FFFFFF"/>
          <w:vertAlign w:val="subscript"/>
        </w:rPr>
        <w:t>2 </w:t>
      </w:r>
      <w:r w:rsidRPr="008E710F">
        <w:rPr>
          <w:rFonts w:ascii="Times New Roman" w:eastAsia="Calibri" w:hAnsi="Times New Roman" w:cs="Times New Roman"/>
          <w:sz w:val="24"/>
          <w:szCs w:val="24"/>
          <w:shd w:val="clear" w:color="auto" w:fill="FFFFFF"/>
        </w:rPr>
        <w:t xml:space="preserve">konsantrasyonunu hızla arttırır. Virüs içeren </w:t>
      </w:r>
      <w:proofErr w:type="spellStart"/>
      <w:r w:rsidRPr="008E710F">
        <w:rPr>
          <w:rFonts w:ascii="Times New Roman" w:eastAsia="Calibri" w:hAnsi="Times New Roman" w:cs="Times New Roman"/>
          <w:sz w:val="24"/>
          <w:szCs w:val="24"/>
          <w:shd w:val="clear" w:color="auto" w:fill="FFFFFF"/>
        </w:rPr>
        <w:t>aerosoller</w:t>
      </w:r>
      <w:proofErr w:type="spellEnd"/>
      <w:r w:rsidRPr="008E710F">
        <w:rPr>
          <w:rFonts w:ascii="Times New Roman" w:eastAsia="Calibri" w:hAnsi="Times New Roman" w:cs="Times New Roman"/>
          <w:sz w:val="24"/>
          <w:szCs w:val="24"/>
          <w:shd w:val="clear" w:color="auto" w:fill="FFFFFF"/>
        </w:rPr>
        <w:t xml:space="preserve"> ve CO</w:t>
      </w:r>
      <w:r w:rsidRPr="008E710F">
        <w:rPr>
          <w:rFonts w:ascii="Times New Roman" w:eastAsia="Calibri" w:hAnsi="Times New Roman" w:cs="Times New Roman"/>
          <w:sz w:val="24"/>
          <w:szCs w:val="24"/>
          <w:shd w:val="clear" w:color="auto" w:fill="FFFFFF"/>
          <w:vertAlign w:val="subscript"/>
        </w:rPr>
        <w:t>2</w:t>
      </w:r>
      <w:r w:rsidRPr="008E710F">
        <w:rPr>
          <w:rFonts w:ascii="Times New Roman" w:eastAsia="Calibri" w:hAnsi="Times New Roman" w:cs="Times New Roman"/>
          <w:sz w:val="24"/>
          <w:szCs w:val="24"/>
          <w:shd w:val="clear" w:color="auto" w:fill="FFFFFF"/>
        </w:rPr>
        <w:t xml:space="preserve">, </w:t>
      </w:r>
      <w:r w:rsidR="005343AB" w:rsidRPr="008E710F">
        <w:rPr>
          <w:rFonts w:ascii="Times New Roman" w:eastAsia="Calibri" w:hAnsi="Times New Roman" w:cs="Times New Roman"/>
          <w:sz w:val="24"/>
          <w:szCs w:val="24"/>
          <w:shd w:val="clear" w:color="auto" w:fill="FFFFFF"/>
        </w:rPr>
        <w:t>solunum sırasında birlikte iç ortam havasına verilmektedir</w:t>
      </w:r>
      <w:r w:rsidR="00B53D32" w:rsidRPr="008E710F">
        <w:rPr>
          <w:rFonts w:ascii="Times New Roman" w:eastAsia="Calibri" w:hAnsi="Times New Roman" w:cs="Times New Roman"/>
          <w:sz w:val="24"/>
          <w:szCs w:val="24"/>
          <w:shd w:val="clear" w:color="auto" w:fill="FFFFFF"/>
        </w:rPr>
        <w:t xml:space="preserve"> ve zamanla </w:t>
      </w:r>
      <w:proofErr w:type="spellStart"/>
      <w:r w:rsidR="00B53D32" w:rsidRPr="008E710F">
        <w:rPr>
          <w:rFonts w:ascii="Times New Roman" w:eastAsia="Calibri" w:hAnsi="Times New Roman" w:cs="Times New Roman"/>
          <w:sz w:val="24"/>
          <w:szCs w:val="24"/>
          <w:shd w:val="clear" w:color="auto" w:fill="FFFFFF"/>
        </w:rPr>
        <w:t>akümüle</w:t>
      </w:r>
      <w:proofErr w:type="spellEnd"/>
      <w:r w:rsidR="00B53D32" w:rsidRPr="008E710F">
        <w:rPr>
          <w:rFonts w:ascii="Times New Roman" w:eastAsia="Calibri" w:hAnsi="Times New Roman" w:cs="Times New Roman"/>
          <w:sz w:val="24"/>
          <w:szCs w:val="24"/>
          <w:shd w:val="clear" w:color="auto" w:fill="FFFFFF"/>
        </w:rPr>
        <w:t xml:space="preserve"> olmaktadırlar (</w:t>
      </w:r>
      <w:proofErr w:type="spellStart"/>
      <w:r w:rsidR="00F63B8D" w:rsidRPr="008E710F">
        <w:rPr>
          <w:rFonts w:ascii="Times New Roman" w:eastAsia="Calibri" w:hAnsi="Times New Roman" w:cs="Times New Roman"/>
          <w:sz w:val="24"/>
          <w:szCs w:val="24"/>
          <w:shd w:val="clear" w:color="auto" w:fill="FFFFFF"/>
        </w:rPr>
        <w:t>Qian</w:t>
      </w:r>
      <w:proofErr w:type="spellEnd"/>
      <w:r w:rsidR="00F63B8D" w:rsidRPr="008E710F">
        <w:rPr>
          <w:rFonts w:ascii="Times New Roman" w:eastAsia="Calibri" w:hAnsi="Times New Roman" w:cs="Times New Roman"/>
          <w:sz w:val="24"/>
          <w:szCs w:val="24"/>
          <w:shd w:val="clear" w:color="auto" w:fill="FFFFFF"/>
        </w:rPr>
        <w:t xml:space="preserve"> et al., 2020; </w:t>
      </w:r>
      <w:proofErr w:type="spellStart"/>
      <w:r w:rsidR="00F63B8D" w:rsidRPr="008E710F">
        <w:rPr>
          <w:rFonts w:ascii="Times New Roman" w:eastAsia="Calibri" w:hAnsi="Times New Roman" w:cs="Times New Roman"/>
          <w:sz w:val="24"/>
          <w:szCs w:val="24"/>
          <w:shd w:val="clear" w:color="auto" w:fill="FFFFFF"/>
        </w:rPr>
        <w:t>Morowska</w:t>
      </w:r>
      <w:proofErr w:type="spellEnd"/>
      <w:r w:rsidR="00F63B8D" w:rsidRPr="008E710F">
        <w:rPr>
          <w:rFonts w:ascii="Times New Roman" w:eastAsia="Calibri" w:hAnsi="Times New Roman" w:cs="Times New Roman"/>
          <w:sz w:val="24"/>
          <w:szCs w:val="24"/>
          <w:shd w:val="clear" w:color="auto" w:fill="FFFFFF"/>
        </w:rPr>
        <w:t xml:space="preserve"> et al.,2020)</w:t>
      </w:r>
      <w:r w:rsidR="00B53D32" w:rsidRPr="008E710F">
        <w:rPr>
          <w:rFonts w:ascii="Times New Roman" w:eastAsia="Calibri" w:hAnsi="Times New Roman" w:cs="Times New Roman"/>
          <w:sz w:val="24"/>
          <w:szCs w:val="24"/>
          <w:shd w:val="clear" w:color="auto" w:fill="FFFFFF"/>
        </w:rPr>
        <w:t>.</w:t>
      </w:r>
      <w:r w:rsidR="005343AB" w:rsidRPr="008E710F">
        <w:rPr>
          <w:rFonts w:ascii="Times New Roman" w:eastAsia="Calibri" w:hAnsi="Times New Roman" w:cs="Times New Roman"/>
          <w:sz w:val="24"/>
          <w:szCs w:val="24"/>
          <w:shd w:val="clear" w:color="auto" w:fill="FFFFFF"/>
        </w:rPr>
        <w:t xml:space="preserve"> </w:t>
      </w:r>
      <w:r w:rsidR="00B53D32" w:rsidRPr="008E710F">
        <w:rPr>
          <w:rFonts w:ascii="Times New Roman" w:eastAsia="Calibri" w:hAnsi="Times New Roman" w:cs="Times New Roman"/>
          <w:sz w:val="24"/>
          <w:szCs w:val="24"/>
          <w:shd w:val="clear" w:color="auto" w:fill="FFFFFF"/>
        </w:rPr>
        <w:t xml:space="preserve"> Virüs yüklü </w:t>
      </w:r>
      <w:proofErr w:type="spellStart"/>
      <w:r w:rsidR="00B53D32" w:rsidRPr="008E710F">
        <w:rPr>
          <w:rFonts w:ascii="Times New Roman" w:eastAsia="Calibri" w:hAnsi="Times New Roman" w:cs="Times New Roman"/>
          <w:sz w:val="24"/>
          <w:szCs w:val="24"/>
          <w:shd w:val="clear" w:color="auto" w:fill="FFFFFF"/>
        </w:rPr>
        <w:t>aerosollerin</w:t>
      </w:r>
      <w:proofErr w:type="spellEnd"/>
      <w:r w:rsidR="00B53D32" w:rsidRPr="008E710F">
        <w:rPr>
          <w:rFonts w:ascii="Times New Roman" w:eastAsia="Calibri" w:hAnsi="Times New Roman" w:cs="Times New Roman"/>
          <w:sz w:val="24"/>
          <w:szCs w:val="24"/>
          <w:shd w:val="clear" w:color="auto" w:fill="FFFFFF"/>
        </w:rPr>
        <w:t xml:space="preserve"> iç ortamda anlık izlenmesi mevcut koşullarda zor ve maliyetlidir. </w:t>
      </w:r>
      <w:r w:rsidR="005343AB" w:rsidRPr="008E710F">
        <w:rPr>
          <w:rFonts w:ascii="Times New Roman" w:eastAsia="Calibri" w:hAnsi="Times New Roman" w:cs="Times New Roman"/>
          <w:sz w:val="24"/>
          <w:szCs w:val="24"/>
          <w:shd w:val="clear" w:color="auto" w:fill="FFFFFF"/>
        </w:rPr>
        <w:t xml:space="preserve">Bu nedenle </w:t>
      </w:r>
      <w:r w:rsidR="00F63B8D" w:rsidRPr="008E710F">
        <w:rPr>
          <w:rFonts w:ascii="Times New Roman" w:eastAsia="Calibri" w:hAnsi="Times New Roman" w:cs="Times New Roman"/>
          <w:sz w:val="24"/>
          <w:szCs w:val="24"/>
          <w:shd w:val="clear" w:color="auto" w:fill="FFFFFF"/>
        </w:rPr>
        <w:t xml:space="preserve">yıllardır </w:t>
      </w:r>
      <w:r w:rsidR="005343AB" w:rsidRPr="008E710F">
        <w:rPr>
          <w:rFonts w:ascii="Times New Roman" w:eastAsia="Calibri" w:hAnsi="Times New Roman" w:cs="Times New Roman"/>
          <w:sz w:val="24"/>
          <w:szCs w:val="24"/>
          <w:shd w:val="clear" w:color="auto" w:fill="FFFFFF"/>
        </w:rPr>
        <w:t xml:space="preserve">kapalı iç mekanlarda salgın kontrolü için </w:t>
      </w:r>
      <w:r w:rsidR="00B53D32" w:rsidRPr="008E710F">
        <w:rPr>
          <w:rFonts w:ascii="Times New Roman" w:eastAsia="Calibri" w:hAnsi="Times New Roman" w:cs="Times New Roman"/>
          <w:sz w:val="24"/>
          <w:szCs w:val="24"/>
          <w:shd w:val="clear" w:color="auto" w:fill="FFFFFF"/>
        </w:rPr>
        <w:t>(</w:t>
      </w:r>
      <w:proofErr w:type="spellStart"/>
      <w:r w:rsidR="00F63B8D" w:rsidRPr="008E710F">
        <w:rPr>
          <w:rFonts w:ascii="Times New Roman" w:eastAsia="Calibri" w:hAnsi="Times New Roman" w:cs="Times New Roman"/>
          <w:sz w:val="24"/>
          <w:szCs w:val="24"/>
          <w:shd w:val="clear" w:color="auto" w:fill="FFFFFF"/>
        </w:rPr>
        <w:t>Rudnick</w:t>
      </w:r>
      <w:proofErr w:type="spellEnd"/>
      <w:r w:rsidR="00F63B8D" w:rsidRPr="008E710F">
        <w:rPr>
          <w:rFonts w:ascii="Times New Roman" w:eastAsia="Calibri" w:hAnsi="Times New Roman" w:cs="Times New Roman"/>
          <w:sz w:val="24"/>
          <w:szCs w:val="24"/>
          <w:shd w:val="clear" w:color="auto" w:fill="FFFFFF"/>
        </w:rPr>
        <w:t>, 2003</w:t>
      </w:r>
      <w:r w:rsidR="00B53D32" w:rsidRPr="008E710F">
        <w:rPr>
          <w:rFonts w:ascii="Times New Roman" w:eastAsia="Calibri" w:hAnsi="Times New Roman" w:cs="Times New Roman"/>
          <w:sz w:val="24"/>
          <w:szCs w:val="24"/>
          <w:shd w:val="clear" w:color="auto" w:fill="FFFFFF"/>
        </w:rPr>
        <w:t xml:space="preserve">) </w:t>
      </w:r>
      <w:r w:rsidR="005343AB" w:rsidRPr="008E710F">
        <w:rPr>
          <w:rFonts w:ascii="Times New Roman" w:eastAsia="Calibri" w:hAnsi="Times New Roman" w:cs="Times New Roman"/>
          <w:sz w:val="24"/>
          <w:szCs w:val="24"/>
          <w:shd w:val="clear" w:color="auto" w:fill="FFFFFF"/>
        </w:rPr>
        <w:t xml:space="preserve">ve iyi bir havalandırma yönetimi için </w:t>
      </w:r>
      <w:r w:rsidR="00B53D32" w:rsidRPr="008E710F">
        <w:rPr>
          <w:rFonts w:ascii="Times New Roman" w:eastAsia="Calibri" w:hAnsi="Times New Roman" w:cs="Times New Roman"/>
          <w:sz w:val="24"/>
          <w:szCs w:val="24"/>
          <w:shd w:val="clear" w:color="auto" w:fill="FFFFFF"/>
        </w:rPr>
        <w:t>(</w:t>
      </w:r>
      <w:r w:rsidR="00F63B8D" w:rsidRPr="008E710F">
        <w:rPr>
          <w:rFonts w:ascii="Times New Roman" w:eastAsia="Calibri" w:hAnsi="Times New Roman" w:cs="Times New Roman"/>
          <w:sz w:val="24"/>
          <w:szCs w:val="24"/>
          <w:shd w:val="clear" w:color="auto" w:fill="FFFFFF"/>
        </w:rPr>
        <w:t xml:space="preserve">De </w:t>
      </w:r>
      <w:proofErr w:type="spellStart"/>
      <w:r w:rsidR="00F63B8D" w:rsidRPr="008E710F">
        <w:rPr>
          <w:rFonts w:ascii="Times New Roman" w:eastAsia="Calibri" w:hAnsi="Times New Roman" w:cs="Times New Roman"/>
          <w:sz w:val="24"/>
          <w:szCs w:val="24"/>
          <w:shd w:val="clear" w:color="auto" w:fill="FFFFFF"/>
        </w:rPr>
        <w:t>Chaumont</w:t>
      </w:r>
      <w:proofErr w:type="spellEnd"/>
      <w:r w:rsidR="00F63B8D" w:rsidRPr="008E710F">
        <w:rPr>
          <w:rFonts w:ascii="Times New Roman" w:eastAsia="Calibri" w:hAnsi="Times New Roman" w:cs="Times New Roman"/>
          <w:sz w:val="24"/>
          <w:szCs w:val="24"/>
          <w:shd w:val="clear" w:color="auto" w:fill="FFFFFF"/>
        </w:rPr>
        <w:t>, 1875)</w:t>
      </w:r>
      <w:r w:rsidR="00B53D32" w:rsidRPr="008E710F">
        <w:rPr>
          <w:rFonts w:ascii="Times New Roman" w:eastAsia="Calibri" w:hAnsi="Times New Roman" w:cs="Times New Roman"/>
          <w:sz w:val="24"/>
          <w:szCs w:val="24"/>
          <w:shd w:val="clear" w:color="auto" w:fill="FFFFFF"/>
        </w:rPr>
        <w:t xml:space="preserve"> </w:t>
      </w:r>
      <w:r w:rsidR="005343AB" w:rsidRPr="008E710F">
        <w:rPr>
          <w:rFonts w:ascii="Times New Roman" w:eastAsia="Calibri" w:hAnsi="Times New Roman" w:cs="Times New Roman"/>
          <w:sz w:val="24"/>
          <w:szCs w:val="24"/>
          <w:shd w:val="clear" w:color="auto" w:fill="FFFFFF"/>
        </w:rPr>
        <w:t>CO2 izlemesi önerilmektedir.</w:t>
      </w:r>
      <w:r w:rsidR="00B53D32" w:rsidRPr="008E710F">
        <w:rPr>
          <w:rFonts w:ascii="Times New Roman" w:eastAsia="Calibri" w:hAnsi="Times New Roman" w:cs="Times New Roman"/>
          <w:sz w:val="24"/>
          <w:szCs w:val="24"/>
          <w:shd w:val="clear" w:color="auto" w:fill="FFFFFF"/>
        </w:rPr>
        <w:t xml:space="preserve"> Çünkü CO2’in havada bulunan ortam konsantrasyonu (yaklaşık 4</w:t>
      </w:r>
      <w:r w:rsidR="000A3A7E" w:rsidRPr="008E710F">
        <w:rPr>
          <w:rFonts w:ascii="Times New Roman" w:eastAsia="Calibri" w:hAnsi="Times New Roman" w:cs="Times New Roman"/>
          <w:sz w:val="24"/>
          <w:szCs w:val="24"/>
          <w:shd w:val="clear" w:color="auto" w:fill="FFFFFF"/>
        </w:rPr>
        <w:t>1</w:t>
      </w:r>
      <w:r w:rsidR="00B53D32" w:rsidRPr="008E710F">
        <w:rPr>
          <w:rFonts w:ascii="Times New Roman" w:eastAsia="Calibri" w:hAnsi="Times New Roman" w:cs="Times New Roman"/>
          <w:sz w:val="24"/>
          <w:szCs w:val="24"/>
          <w:shd w:val="clear" w:color="auto" w:fill="FFFFFF"/>
        </w:rPr>
        <w:t xml:space="preserve">0 </w:t>
      </w:r>
      <w:proofErr w:type="spellStart"/>
      <w:r w:rsidR="00B53D32" w:rsidRPr="008E710F">
        <w:rPr>
          <w:rFonts w:ascii="Times New Roman" w:eastAsia="Calibri" w:hAnsi="Times New Roman" w:cs="Times New Roman"/>
          <w:sz w:val="24"/>
          <w:szCs w:val="24"/>
          <w:shd w:val="clear" w:color="auto" w:fill="FFFFFF"/>
        </w:rPr>
        <w:t>ppm</w:t>
      </w:r>
      <w:proofErr w:type="spellEnd"/>
      <w:r w:rsidR="00B53D32" w:rsidRPr="008E710F">
        <w:rPr>
          <w:rFonts w:ascii="Times New Roman" w:eastAsia="Calibri" w:hAnsi="Times New Roman" w:cs="Times New Roman"/>
          <w:sz w:val="24"/>
          <w:szCs w:val="24"/>
          <w:shd w:val="clear" w:color="auto" w:fill="FFFFFF"/>
        </w:rPr>
        <w:t xml:space="preserve">) </w:t>
      </w:r>
      <w:proofErr w:type="spellStart"/>
      <w:r w:rsidR="00B53D32" w:rsidRPr="008E710F">
        <w:rPr>
          <w:rFonts w:ascii="Times New Roman" w:eastAsia="Calibri" w:hAnsi="Times New Roman" w:cs="Times New Roman"/>
          <w:sz w:val="24"/>
          <w:szCs w:val="24"/>
          <w:shd w:val="clear" w:color="auto" w:fill="FFFFFF"/>
        </w:rPr>
        <w:t>heryerde</w:t>
      </w:r>
      <w:proofErr w:type="spellEnd"/>
      <w:r w:rsidR="00B53D32" w:rsidRPr="008E710F">
        <w:rPr>
          <w:rFonts w:ascii="Times New Roman" w:eastAsia="Calibri" w:hAnsi="Times New Roman" w:cs="Times New Roman"/>
          <w:sz w:val="24"/>
          <w:szCs w:val="24"/>
          <w:shd w:val="clear" w:color="auto" w:fill="FFFFFF"/>
        </w:rPr>
        <w:t xml:space="preserve"> sabittir, iç ortamlarda insan solunumu ile artış göstermektedir ve havalandırmanın yapılmadığı kapalı alanlarda ise konsantrasyon insan sayısına </w:t>
      </w:r>
      <w:r w:rsidR="00F63B8D" w:rsidRPr="008E710F">
        <w:rPr>
          <w:rFonts w:ascii="Times New Roman" w:eastAsia="Calibri" w:hAnsi="Times New Roman" w:cs="Times New Roman"/>
          <w:sz w:val="24"/>
          <w:szCs w:val="24"/>
          <w:shd w:val="clear" w:color="auto" w:fill="FFFFFF"/>
        </w:rPr>
        <w:t xml:space="preserve">ve yapılan aktiviteye </w:t>
      </w:r>
      <w:r w:rsidR="00B53D32" w:rsidRPr="008E710F">
        <w:rPr>
          <w:rFonts w:ascii="Times New Roman" w:eastAsia="Calibri" w:hAnsi="Times New Roman" w:cs="Times New Roman"/>
          <w:sz w:val="24"/>
          <w:szCs w:val="24"/>
          <w:shd w:val="clear" w:color="auto" w:fill="FFFFFF"/>
        </w:rPr>
        <w:t>bağlı olarak artmaktadır</w:t>
      </w:r>
      <w:r w:rsidR="00F63B8D" w:rsidRPr="008E710F">
        <w:rPr>
          <w:rFonts w:ascii="Times New Roman" w:eastAsia="Calibri" w:hAnsi="Times New Roman" w:cs="Times New Roman"/>
          <w:sz w:val="24"/>
          <w:szCs w:val="24"/>
          <w:shd w:val="clear" w:color="auto" w:fill="FFFFFF"/>
        </w:rPr>
        <w:t xml:space="preserve"> (</w:t>
      </w:r>
      <w:proofErr w:type="spellStart"/>
      <w:r w:rsidR="00F63B8D" w:rsidRPr="008E710F">
        <w:rPr>
          <w:rFonts w:ascii="Times New Roman" w:eastAsia="Calibri" w:hAnsi="Times New Roman" w:cs="Times New Roman"/>
          <w:sz w:val="24"/>
          <w:szCs w:val="24"/>
          <w:shd w:val="clear" w:color="auto" w:fill="FFFFFF"/>
        </w:rPr>
        <w:t>Peng</w:t>
      </w:r>
      <w:proofErr w:type="spellEnd"/>
      <w:r w:rsidR="00F63B8D" w:rsidRPr="008E710F">
        <w:rPr>
          <w:rFonts w:ascii="Times New Roman" w:eastAsia="Calibri" w:hAnsi="Times New Roman" w:cs="Times New Roman"/>
          <w:sz w:val="24"/>
          <w:szCs w:val="24"/>
          <w:shd w:val="clear" w:color="auto" w:fill="FFFFFF"/>
        </w:rPr>
        <w:t xml:space="preserve"> </w:t>
      </w:r>
      <w:proofErr w:type="spellStart"/>
      <w:r w:rsidR="00F63B8D" w:rsidRPr="008E710F">
        <w:rPr>
          <w:rFonts w:ascii="Times New Roman" w:eastAsia="Calibri" w:hAnsi="Times New Roman" w:cs="Times New Roman"/>
          <w:sz w:val="24"/>
          <w:szCs w:val="24"/>
          <w:shd w:val="clear" w:color="auto" w:fill="FFFFFF"/>
        </w:rPr>
        <w:t>and</w:t>
      </w:r>
      <w:proofErr w:type="spellEnd"/>
      <w:r w:rsidR="00F63B8D" w:rsidRPr="008E710F">
        <w:rPr>
          <w:rFonts w:ascii="Times New Roman" w:eastAsia="Calibri" w:hAnsi="Times New Roman" w:cs="Times New Roman"/>
          <w:sz w:val="24"/>
          <w:szCs w:val="24"/>
          <w:shd w:val="clear" w:color="auto" w:fill="FFFFFF"/>
        </w:rPr>
        <w:t xml:space="preserve"> </w:t>
      </w:r>
      <w:proofErr w:type="spellStart"/>
      <w:r w:rsidR="00F63B8D" w:rsidRPr="008E710F">
        <w:rPr>
          <w:rFonts w:ascii="Times New Roman" w:eastAsia="Calibri" w:hAnsi="Times New Roman" w:cs="Times New Roman"/>
          <w:sz w:val="24"/>
          <w:szCs w:val="24"/>
          <w:shd w:val="clear" w:color="auto" w:fill="FFFFFF"/>
        </w:rPr>
        <w:t>Jimenez</w:t>
      </w:r>
      <w:proofErr w:type="spellEnd"/>
      <w:r w:rsidR="00F63B8D" w:rsidRPr="008E710F">
        <w:rPr>
          <w:rFonts w:ascii="Times New Roman" w:eastAsia="Calibri" w:hAnsi="Times New Roman" w:cs="Times New Roman"/>
          <w:sz w:val="24"/>
          <w:szCs w:val="24"/>
          <w:shd w:val="clear" w:color="auto" w:fill="FFFFFF"/>
        </w:rPr>
        <w:t>, 2021)</w:t>
      </w:r>
      <w:r w:rsidR="00B53D32" w:rsidRPr="008E710F">
        <w:rPr>
          <w:rFonts w:ascii="Times New Roman" w:eastAsia="Calibri" w:hAnsi="Times New Roman" w:cs="Times New Roman"/>
          <w:sz w:val="24"/>
          <w:szCs w:val="24"/>
          <w:shd w:val="clear" w:color="auto" w:fill="FFFFFF"/>
        </w:rPr>
        <w:t>.</w:t>
      </w:r>
      <w:r w:rsidR="00E11EC8" w:rsidRPr="00E11EC8">
        <w:rPr>
          <w:rFonts w:ascii="Times New Roman" w:hAnsi="Times New Roman" w:cs="Times New Roman"/>
          <w:sz w:val="24"/>
          <w:szCs w:val="24"/>
        </w:rPr>
        <w:t xml:space="preserve"> </w:t>
      </w:r>
      <w:proofErr w:type="spellStart"/>
      <w:r w:rsidR="00E11EC8" w:rsidRPr="000C691E">
        <w:rPr>
          <w:rFonts w:ascii="Times New Roman" w:hAnsi="Times New Roman" w:cs="Times New Roman"/>
          <w:sz w:val="24"/>
          <w:szCs w:val="24"/>
        </w:rPr>
        <w:t>Du</w:t>
      </w:r>
      <w:proofErr w:type="spellEnd"/>
      <w:r w:rsidR="00E11EC8" w:rsidRPr="000C691E">
        <w:rPr>
          <w:rFonts w:ascii="Times New Roman" w:hAnsi="Times New Roman" w:cs="Times New Roman"/>
          <w:sz w:val="24"/>
          <w:szCs w:val="24"/>
        </w:rPr>
        <w:t xml:space="preserve"> et al. (2020) CO2’de oluşacak 1000 </w:t>
      </w:r>
      <w:proofErr w:type="spellStart"/>
      <w:r w:rsidR="00E11EC8" w:rsidRPr="000C691E">
        <w:rPr>
          <w:rFonts w:ascii="Times New Roman" w:hAnsi="Times New Roman" w:cs="Times New Roman"/>
          <w:sz w:val="24"/>
          <w:szCs w:val="24"/>
        </w:rPr>
        <w:t>ppm</w:t>
      </w:r>
      <w:proofErr w:type="spellEnd"/>
      <w:r w:rsidR="00E11EC8" w:rsidRPr="000C691E">
        <w:rPr>
          <w:rFonts w:ascii="Times New Roman" w:hAnsi="Times New Roman" w:cs="Times New Roman"/>
          <w:sz w:val="24"/>
          <w:szCs w:val="24"/>
        </w:rPr>
        <w:t xml:space="preserve"> azalma ile </w:t>
      </w:r>
      <w:proofErr w:type="spellStart"/>
      <w:r w:rsidR="00E11EC8" w:rsidRPr="000C691E">
        <w:rPr>
          <w:rFonts w:ascii="Times New Roman" w:hAnsi="Times New Roman" w:cs="Times New Roman"/>
          <w:sz w:val="24"/>
          <w:szCs w:val="24"/>
        </w:rPr>
        <w:t>tüberkülas</w:t>
      </w:r>
      <w:proofErr w:type="spellEnd"/>
      <w:r w:rsidR="00E11EC8" w:rsidRPr="000C691E">
        <w:rPr>
          <w:rFonts w:ascii="Times New Roman" w:hAnsi="Times New Roman" w:cs="Times New Roman"/>
          <w:sz w:val="24"/>
          <w:szCs w:val="24"/>
        </w:rPr>
        <w:t xml:space="preserve"> yayılımının %97 </w:t>
      </w:r>
      <w:proofErr w:type="spellStart"/>
      <w:r w:rsidR="00E11EC8" w:rsidRPr="000C691E">
        <w:rPr>
          <w:rFonts w:ascii="Times New Roman" w:hAnsi="Times New Roman" w:cs="Times New Roman"/>
          <w:sz w:val="24"/>
          <w:szCs w:val="24"/>
        </w:rPr>
        <w:t>azaladığını</w:t>
      </w:r>
      <w:proofErr w:type="spellEnd"/>
      <w:r w:rsidR="00E11EC8" w:rsidRPr="000C691E">
        <w:rPr>
          <w:rFonts w:ascii="Times New Roman" w:hAnsi="Times New Roman" w:cs="Times New Roman"/>
          <w:sz w:val="24"/>
          <w:szCs w:val="24"/>
        </w:rPr>
        <w:t xml:space="preserve"> tespit etmişlerdir.</w:t>
      </w:r>
      <w:r w:rsidR="00E11EC8">
        <w:rPr>
          <w:rFonts w:ascii="Times New Roman" w:hAnsi="Times New Roman" w:cs="Times New Roman"/>
          <w:sz w:val="24"/>
          <w:szCs w:val="24"/>
        </w:rPr>
        <w:t xml:space="preserve"> Salgın döneminde iç ortamlarda sağlanması gereken en güvenli CO2 seviyesi 600 </w:t>
      </w:r>
      <w:proofErr w:type="spellStart"/>
      <w:r w:rsidR="00E11EC8">
        <w:rPr>
          <w:rFonts w:ascii="Times New Roman" w:hAnsi="Times New Roman" w:cs="Times New Roman"/>
          <w:sz w:val="24"/>
          <w:szCs w:val="24"/>
        </w:rPr>
        <w:t>ppm</w:t>
      </w:r>
      <w:proofErr w:type="spellEnd"/>
      <w:r w:rsidR="00E11EC8">
        <w:rPr>
          <w:rFonts w:ascii="Times New Roman" w:hAnsi="Times New Roman" w:cs="Times New Roman"/>
          <w:sz w:val="24"/>
          <w:szCs w:val="24"/>
        </w:rPr>
        <w:t xml:space="preserve"> ve altı olarak kabul edilmektedir (</w:t>
      </w:r>
      <w:proofErr w:type="spellStart"/>
      <w:r w:rsidR="00E11EC8" w:rsidRPr="00E11EC8">
        <w:rPr>
          <w:rFonts w:ascii="Times New Roman" w:hAnsi="Times New Roman" w:cs="Times New Roman"/>
          <w:sz w:val="24"/>
          <w:szCs w:val="24"/>
        </w:rPr>
        <w:t>Minguillón</w:t>
      </w:r>
      <w:proofErr w:type="spellEnd"/>
      <w:r w:rsidR="00E11EC8">
        <w:rPr>
          <w:rFonts w:ascii="Times New Roman" w:hAnsi="Times New Roman" w:cs="Times New Roman"/>
          <w:sz w:val="24"/>
          <w:szCs w:val="24"/>
        </w:rPr>
        <w:t xml:space="preserve"> et al. 2020).</w:t>
      </w:r>
    </w:p>
    <w:p w14:paraId="4AF9BDAF" w14:textId="77777777" w:rsidR="00E11EC8" w:rsidRDefault="00E11EC8" w:rsidP="00E11EC8">
      <w:pPr>
        <w:spacing w:line="360" w:lineRule="auto"/>
        <w:jc w:val="both"/>
        <w:rPr>
          <w:rFonts w:ascii="Times New Roman" w:hAnsi="Times New Roman" w:cs="Times New Roman"/>
          <w:sz w:val="24"/>
          <w:szCs w:val="24"/>
        </w:rPr>
      </w:pPr>
    </w:p>
    <w:p w14:paraId="0E276F2B" w14:textId="69EEB67E" w:rsidR="00A84EE6" w:rsidRPr="008E710F" w:rsidRDefault="00B53D32" w:rsidP="00E11EC8">
      <w:pPr>
        <w:spacing w:line="360" w:lineRule="auto"/>
        <w:jc w:val="both"/>
        <w:rPr>
          <w:rFonts w:ascii="Times New Roman" w:eastAsia="Calibri" w:hAnsi="Times New Roman" w:cs="Times New Roman"/>
          <w:sz w:val="24"/>
          <w:szCs w:val="24"/>
          <w:shd w:val="clear" w:color="auto" w:fill="FFFFFF"/>
        </w:rPr>
      </w:pPr>
      <w:proofErr w:type="spellStart"/>
      <w:r w:rsidRPr="008E710F">
        <w:rPr>
          <w:rFonts w:ascii="Times New Roman" w:eastAsia="Calibri" w:hAnsi="Times New Roman" w:cs="Times New Roman"/>
          <w:sz w:val="24"/>
          <w:szCs w:val="24"/>
          <w:shd w:val="clear" w:color="auto" w:fill="FFFFFF"/>
        </w:rPr>
        <w:t>Aerosol</w:t>
      </w:r>
      <w:proofErr w:type="spellEnd"/>
      <w:r w:rsidRPr="008E710F">
        <w:rPr>
          <w:rFonts w:ascii="Times New Roman" w:eastAsia="Calibri" w:hAnsi="Times New Roman" w:cs="Times New Roman"/>
          <w:sz w:val="24"/>
          <w:szCs w:val="24"/>
          <w:shd w:val="clear" w:color="auto" w:fill="FFFFFF"/>
        </w:rPr>
        <w:t xml:space="preserve"> ölçümü ile virüs </w:t>
      </w:r>
      <w:r w:rsidR="00627791" w:rsidRPr="008E710F">
        <w:rPr>
          <w:rFonts w:ascii="Times New Roman" w:eastAsia="Calibri" w:hAnsi="Times New Roman" w:cs="Times New Roman"/>
          <w:sz w:val="24"/>
          <w:szCs w:val="24"/>
          <w:shd w:val="clear" w:color="auto" w:fill="FFFFFF"/>
        </w:rPr>
        <w:t xml:space="preserve">salgın riskinin </w:t>
      </w:r>
      <w:r w:rsidRPr="008E710F">
        <w:rPr>
          <w:rFonts w:ascii="Times New Roman" w:eastAsia="Calibri" w:hAnsi="Times New Roman" w:cs="Times New Roman"/>
          <w:sz w:val="24"/>
          <w:szCs w:val="24"/>
          <w:shd w:val="clear" w:color="auto" w:fill="FFFFFF"/>
        </w:rPr>
        <w:t>izleme</w:t>
      </w:r>
      <w:r w:rsidR="00627791" w:rsidRPr="008E710F">
        <w:rPr>
          <w:rFonts w:ascii="Times New Roman" w:eastAsia="Calibri" w:hAnsi="Times New Roman" w:cs="Times New Roman"/>
          <w:sz w:val="24"/>
          <w:szCs w:val="24"/>
          <w:shd w:val="clear" w:color="auto" w:fill="FFFFFF"/>
        </w:rPr>
        <w:t>sini yapmak</w:t>
      </w:r>
      <w:r w:rsidRPr="008E710F">
        <w:rPr>
          <w:rFonts w:ascii="Times New Roman" w:eastAsia="Calibri" w:hAnsi="Times New Roman" w:cs="Times New Roman"/>
          <w:sz w:val="24"/>
          <w:szCs w:val="24"/>
          <w:shd w:val="clear" w:color="auto" w:fill="FFFFFF"/>
        </w:rPr>
        <w:t xml:space="preserve"> ise </w:t>
      </w:r>
      <w:r w:rsidR="00627791" w:rsidRPr="008E710F">
        <w:rPr>
          <w:rFonts w:ascii="Times New Roman" w:eastAsia="Calibri" w:hAnsi="Times New Roman" w:cs="Times New Roman"/>
          <w:sz w:val="24"/>
          <w:szCs w:val="24"/>
          <w:shd w:val="clear" w:color="auto" w:fill="FFFFFF"/>
        </w:rPr>
        <w:t xml:space="preserve">farklı </w:t>
      </w:r>
      <w:proofErr w:type="spellStart"/>
      <w:r w:rsidR="00627791" w:rsidRPr="008E710F">
        <w:rPr>
          <w:rFonts w:ascii="Times New Roman" w:eastAsia="Calibri" w:hAnsi="Times New Roman" w:cs="Times New Roman"/>
          <w:sz w:val="24"/>
          <w:szCs w:val="24"/>
          <w:shd w:val="clear" w:color="auto" w:fill="FFFFFF"/>
        </w:rPr>
        <w:t>arkaplan</w:t>
      </w:r>
      <w:proofErr w:type="spellEnd"/>
      <w:r w:rsidR="00627791" w:rsidRPr="008E710F">
        <w:rPr>
          <w:rFonts w:ascii="Times New Roman" w:eastAsia="Calibri" w:hAnsi="Times New Roman" w:cs="Times New Roman"/>
          <w:sz w:val="24"/>
          <w:szCs w:val="24"/>
          <w:shd w:val="clear" w:color="auto" w:fill="FFFFFF"/>
        </w:rPr>
        <w:t xml:space="preserve"> konsantrasyonlarının olması ve farklı boyutların sayısal değerlerinin virüs taşımadaki etkisi nedenleri ile uygun bir yöntem değildir. </w:t>
      </w:r>
      <w:r w:rsidR="006D7D4F">
        <w:rPr>
          <w:rFonts w:ascii="Times New Roman" w:eastAsia="Calibri" w:hAnsi="Times New Roman" w:cs="Times New Roman"/>
          <w:sz w:val="24"/>
          <w:szCs w:val="24"/>
          <w:shd w:val="clear" w:color="auto" w:fill="FFFFFF"/>
        </w:rPr>
        <w:t xml:space="preserve">Bunun yanında uçak içleri gibi yüksek </w:t>
      </w:r>
      <w:proofErr w:type="spellStart"/>
      <w:r w:rsidR="006D7D4F">
        <w:rPr>
          <w:rFonts w:ascii="Times New Roman" w:eastAsia="Calibri" w:hAnsi="Times New Roman" w:cs="Times New Roman"/>
          <w:sz w:val="24"/>
          <w:szCs w:val="24"/>
          <w:shd w:val="clear" w:color="auto" w:fill="FFFFFF"/>
        </w:rPr>
        <w:t>filtrasyon</w:t>
      </w:r>
      <w:proofErr w:type="spellEnd"/>
      <w:r w:rsidR="006D7D4F">
        <w:rPr>
          <w:rFonts w:ascii="Times New Roman" w:eastAsia="Calibri" w:hAnsi="Times New Roman" w:cs="Times New Roman"/>
          <w:sz w:val="24"/>
          <w:szCs w:val="24"/>
          <w:shd w:val="clear" w:color="auto" w:fill="FFFFFF"/>
        </w:rPr>
        <w:t xml:space="preserve"> yapılan iç ortamlarda (HEPA filtre) ise</w:t>
      </w:r>
      <w:r w:rsidR="000C4DBE">
        <w:rPr>
          <w:rFonts w:ascii="Times New Roman" w:eastAsia="Calibri" w:hAnsi="Times New Roman" w:cs="Times New Roman"/>
          <w:sz w:val="24"/>
          <w:szCs w:val="24"/>
          <w:shd w:val="clear" w:color="auto" w:fill="FFFFFF"/>
        </w:rPr>
        <w:t xml:space="preserve"> filtreler CO2’i tutmaz ve</w:t>
      </w:r>
      <w:r w:rsidR="006D7D4F">
        <w:rPr>
          <w:rFonts w:ascii="Times New Roman" w:eastAsia="Calibri" w:hAnsi="Times New Roman" w:cs="Times New Roman"/>
          <w:sz w:val="24"/>
          <w:szCs w:val="24"/>
          <w:shd w:val="clear" w:color="auto" w:fill="FFFFFF"/>
        </w:rPr>
        <w:t xml:space="preserve"> CO2’in artışı salgın riskinin </w:t>
      </w:r>
      <w:r w:rsidR="006D7D4F">
        <w:rPr>
          <w:rFonts w:ascii="Times New Roman" w:eastAsia="Calibri" w:hAnsi="Times New Roman" w:cs="Times New Roman"/>
          <w:sz w:val="24"/>
          <w:szCs w:val="24"/>
          <w:shd w:val="clear" w:color="auto" w:fill="FFFFFF"/>
        </w:rPr>
        <w:lastRenderedPageBreak/>
        <w:t xml:space="preserve">artışını doğrudan göstermemektedir. Yüksek </w:t>
      </w:r>
      <w:proofErr w:type="spellStart"/>
      <w:r w:rsidR="006D7D4F">
        <w:rPr>
          <w:rFonts w:ascii="Times New Roman" w:eastAsia="Calibri" w:hAnsi="Times New Roman" w:cs="Times New Roman"/>
          <w:sz w:val="24"/>
          <w:szCs w:val="24"/>
          <w:shd w:val="clear" w:color="auto" w:fill="FFFFFF"/>
        </w:rPr>
        <w:t>filtrasyon</w:t>
      </w:r>
      <w:proofErr w:type="spellEnd"/>
      <w:r w:rsidR="006D7D4F">
        <w:rPr>
          <w:rFonts w:ascii="Times New Roman" w:eastAsia="Calibri" w:hAnsi="Times New Roman" w:cs="Times New Roman"/>
          <w:sz w:val="24"/>
          <w:szCs w:val="24"/>
          <w:shd w:val="clear" w:color="auto" w:fill="FFFFFF"/>
        </w:rPr>
        <w:t xml:space="preserve"> uygulanmayan </w:t>
      </w:r>
      <w:proofErr w:type="spellStart"/>
      <w:r w:rsidR="006D7D4F">
        <w:rPr>
          <w:rFonts w:ascii="Times New Roman" w:eastAsia="Calibri" w:hAnsi="Times New Roman" w:cs="Times New Roman"/>
          <w:sz w:val="24"/>
          <w:szCs w:val="24"/>
          <w:shd w:val="clear" w:color="auto" w:fill="FFFFFF"/>
        </w:rPr>
        <w:t>allanlarda</w:t>
      </w:r>
      <w:proofErr w:type="spellEnd"/>
      <w:r w:rsidR="006D7D4F">
        <w:rPr>
          <w:rFonts w:ascii="Times New Roman" w:eastAsia="Calibri" w:hAnsi="Times New Roman" w:cs="Times New Roman"/>
          <w:sz w:val="24"/>
          <w:szCs w:val="24"/>
          <w:shd w:val="clear" w:color="auto" w:fill="FFFFFF"/>
        </w:rPr>
        <w:t xml:space="preserve"> (merkezi mekanik havalandırma, doğal havalandırma </w:t>
      </w:r>
      <w:proofErr w:type="spellStart"/>
      <w:r w:rsidR="006D7D4F">
        <w:rPr>
          <w:rFonts w:ascii="Times New Roman" w:eastAsia="Calibri" w:hAnsi="Times New Roman" w:cs="Times New Roman"/>
          <w:sz w:val="24"/>
          <w:szCs w:val="24"/>
          <w:shd w:val="clear" w:color="auto" w:fill="FFFFFF"/>
        </w:rPr>
        <w:t>vb</w:t>
      </w:r>
      <w:proofErr w:type="spellEnd"/>
      <w:r w:rsidR="006D7D4F">
        <w:rPr>
          <w:rFonts w:ascii="Times New Roman" w:eastAsia="Calibri" w:hAnsi="Times New Roman" w:cs="Times New Roman"/>
          <w:sz w:val="24"/>
          <w:szCs w:val="24"/>
          <w:shd w:val="clear" w:color="auto" w:fill="FFFFFF"/>
        </w:rPr>
        <w:t>) u</w:t>
      </w:r>
      <w:r w:rsidRPr="008E710F">
        <w:rPr>
          <w:rFonts w:ascii="Times New Roman" w:eastAsia="Calibri" w:hAnsi="Times New Roman" w:cs="Times New Roman"/>
          <w:sz w:val="24"/>
          <w:szCs w:val="24"/>
          <w:shd w:val="clear" w:color="auto" w:fill="FFFFFF"/>
        </w:rPr>
        <w:t xml:space="preserve">cuz ve taşınabilir </w:t>
      </w:r>
      <w:proofErr w:type="spellStart"/>
      <w:r w:rsidRPr="008E710F">
        <w:rPr>
          <w:rFonts w:ascii="Times New Roman" w:eastAsia="Calibri" w:hAnsi="Times New Roman" w:cs="Times New Roman"/>
          <w:sz w:val="24"/>
          <w:szCs w:val="24"/>
          <w:shd w:val="clear" w:color="auto" w:fill="FFFFFF"/>
        </w:rPr>
        <w:t>sensör</w:t>
      </w:r>
      <w:proofErr w:type="spellEnd"/>
      <w:r w:rsidRPr="008E710F">
        <w:rPr>
          <w:rFonts w:ascii="Times New Roman" w:eastAsia="Calibri" w:hAnsi="Times New Roman" w:cs="Times New Roman"/>
          <w:sz w:val="24"/>
          <w:szCs w:val="24"/>
          <w:shd w:val="clear" w:color="auto" w:fill="FFFFFF"/>
        </w:rPr>
        <w:t xml:space="preserve"> teknikleri ile iç ortamlarda CO2 izlemesi ile virüs salgın riski kontrol altında tutulabilir. </w:t>
      </w:r>
      <w:r w:rsidR="00F63B8D" w:rsidRPr="008E710F">
        <w:rPr>
          <w:rFonts w:ascii="Times New Roman" w:eastAsia="Calibri" w:hAnsi="Times New Roman" w:cs="Times New Roman"/>
          <w:sz w:val="24"/>
          <w:szCs w:val="24"/>
          <w:shd w:val="clear" w:color="auto" w:fill="FFFFFF"/>
        </w:rPr>
        <w:t xml:space="preserve">COVID-19 salgını sürecinde birçok ülke CO2 </w:t>
      </w:r>
      <w:proofErr w:type="spellStart"/>
      <w:r w:rsidR="00F63B8D" w:rsidRPr="008E710F">
        <w:rPr>
          <w:rFonts w:ascii="Times New Roman" w:eastAsia="Calibri" w:hAnsi="Times New Roman" w:cs="Times New Roman"/>
          <w:sz w:val="24"/>
          <w:szCs w:val="24"/>
          <w:shd w:val="clear" w:color="auto" w:fill="FFFFFF"/>
        </w:rPr>
        <w:t>sensörleri</w:t>
      </w:r>
      <w:proofErr w:type="spellEnd"/>
      <w:r w:rsidR="00F63B8D" w:rsidRPr="008E710F">
        <w:rPr>
          <w:rFonts w:ascii="Times New Roman" w:eastAsia="Calibri" w:hAnsi="Times New Roman" w:cs="Times New Roman"/>
          <w:sz w:val="24"/>
          <w:szCs w:val="24"/>
          <w:shd w:val="clear" w:color="auto" w:fill="FFFFFF"/>
        </w:rPr>
        <w:t xml:space="preserve"> ile kapalı ortamların salgın riskini kontrol etmeyi benimsemiş ve uygulamaya başlamıştır. Ancak Türkiye’de henüz bu yönde bir çalışma olmayıp </w:t>
      </w:r>
      <w:r w:rsidR="00B82B01" w:rsidRPr="008E710F">
        <w:rPr>
          <w:rFonts w:ascii="Times New Roman" w:eastAsia="Calibri" w:hAnsi="Times New Roman" w:cs="Times New Roman"/>
          <w:sz w:val="24"/>
          <w:szCs w:val="24"/>
          <w:shd w:val="clear" w:color="auto" w:fill="FFFFFF"/>
        </w:rPr>
        <w:t xml:space="preserve">kapalı ortamlardaki CO2 </w:t>
      </w:r>
      <w:proofErr w:type="spellStart"/>
      <w:r w:rsidR="00B82B01" w:rsidRPr="008E710F">
        <w:rPr>
          <w:rFonts w:ascii="Times New Roman" w:eastAsia="Calibri" w:hAnsi="Times New Roman" w:cs="Times New Roman"/>
          <w:sz w:val="24"/>
          <w:szCs w:val="24"/>
          <w:shd w:val="clear" w:color="auto" w:fill="FFFFFF"/>
        </w:rPr>
        <w:t>seviyeleride</w:t>
      </w:r>
      <w:proofErr w:type="spellEnd"/>
      <w:r w:rsidR="00B82B01" w:rsidRPr="008E710F">
        <w:rPr>
          <w:rFonts w:ascii="Times New Roman" w:eastAsia="Calibri" w:hAnsi="Times New Roman" w:cs="Times New Roman"/>
          <w:sz w:val="24"/>
          <w:szCs w:val="24"/>
          <w:shd w:val="clear" w:color="auto" w:fill="FFFFFF"/>
        </w:rPr>
        <w:t xml:space="preserve"> bilinmemektedir. </w:t>
      </w:r>
      <w:r w:rsidR="009608C7">
        <w:rPr>
          <w:rFonts w:ascii="Times New Roman" w:eastAsia="Calibri" w:hAnsi="Times New Roman" w:cs="Times New Roman"/>
          <w:sz w:val="24"/>
          <w:szCs w:val="24"/>
          <w:shd w:val="clear" w:color="auto" w:fill="FFFFFF"/>
        </w:rPr>
        <w:t xml:space="preserve">Bu nedenle bu çalışma kapsamında salgın döneminde bir ön çalışma yapmak hedeflenmiş ve </w:t>
      </w:r>
      <w:r w:rsidR="00FC561B" w:rsidRPr="008E710F">
        <w:rPr>
          <w:rFonts w:ascii="Times New Roman" w:eastAsia="Calibri" w:hAnsi="Times New Roman" w:cs="Times New Roman"/>
          <w:sz w:val="24"/>
          <w:szCs w:val="24"/>
          <w:shd w:val="clear" w:color="auto" w:fill="FFFFFF"/>
        </w:rPr>
        <w:t xml:space="preserve">İstanbul’da farklı iç mekanlarda </w:t>
      </w:r>
      <w:r w:rsidR="009608C7">
        <w:rPr>
          <w:rFonts w:ascii="Times New Roman" w:eastAsia="Calibri" w:hAnsi="Times New Roman" w:cs="Times New Roman"/>
          <w:sz w:val="24"/>
          <w:szCs w:val="24"/>
          <w:shd w:val="clear" w:color="auto" w:fill="FFFFFF"/>
        </w:rPr>
        <w:t xml:space="preserve">portatif </w:t>
      </w:r>
      <w:proofErr w:type="spellStart"/>
      <w:r w:rsidRPr="008E710F">
        <w:rPr>
          <w:rFonts w:ascii="Times New Roman" w:eastAsia="Calibri" w:hAnsi="Times New Roman" w:cs="Times New Roman"/>
          <w:sz w:val="24"/>
          <w:szCs w:val="24"/>
          <w:shd w:val="clear" w:color="auto" w:fill="FFFFFF"/>
        </w:rPr>
        <w:t>sensör</w:t>
      </w:r>
      <w:proofErr w:type="spellEnd"/>
      <w:r w:rsidRPr="008E710F">
        <w:rPr>
          <w:rFonts w:ascii="Times New Roman" w:eastAsia="Calibri" w:hAnsi="Times New Roman" w:cs="Times New Roman"/>
          <w:sz w:val="24"/>
          <w:szCs w:val="24"/>
          <w:shd w:val="clear" w:color="auto" w:fill="FFFFFF"/>
        </w:rPr>
        <w:t xml:space="preserve"> ile </w:t>
      </w:r>
      <w:r w:rsidR="00FC561B" w:rsidRPr="008E710F">
        <w:rPr>
          <w:rFonts w:ascii="Times New Roman" w:eastAsia="Calibri" w:hAnsi="Times New Roman" w:cs="Times New Roman"/>
          <w:sz w:val="24"/>
          <w:szCs w:val="24"/>
          <w:shd w:val="clear" w:color="auto" w:fill="FFFFFF"/>
        </w:rPr>
        <w:t>CO</w:t>
      </w:r>
      <w:r w:rsidR="00FC561B" w:rsidRPr="008E710F">
        <w:rPr>
          <w:rFonts w:ascii="Times New Roman" w:eastAsia="Calibri" w:hAnsi="Times New Roman" w:cs="Times New Roman"/>
          <w:sz w:val="24"/>
          <w:szCs w:val="24"/>
          <w:shd w:val="clear" w:color="auto" w:fill="FFFFFF"/>
          <w:vertAlign w:val="subscript"/>
        </w:rPr>
        <w:t>2</w:t>
      </w:r>
      <w:r w:rsidR="00FC561B" w:rsidRPr="008E710F">
        <w:rPr>
          <w:rFonts w:ascii="Times New Roman" w:eastAsia="Calibri" w:hAnsi="Times New Roman" w:cs="Times New Roman"/>
          <w:sz w:val="24"/>
          <w:szCs w:val="24"/>
          <w:shd w:val="clear" w:color="auto" w:fill="FFFFFF"/>
        </w:rPr>
        <w:t xml:space="preserve"> ölçümleri yapılarak COVID-19 salgını açısından risk durumları değerlendirilmiştir. </w:t>
      </w:r>
    </w:p>
    <w:p w14:paraId="26FDC785" w14:textId="39E1C95B" w:rsidR="00D06C62" w:rsidRPr="008E710F" w:rsidRDefault="00D06C62" w:rsidP="008E710F">
      <w:pPr>
        <w:spacing w:before="240" w:after="120" w:line="360" w:lineRule="auto"/>
        <w:rPr>
          <w:rFonts w:ascii="Times New Roman" w:hAnsi="Times New Roman" w:cs="Times New Roman"/>
          <w:b/>
          <w:bCs/>
          <w:sz w:val="24"/>
          <w:szCs w:val="24"/>
        </w:rPr>
        <w:sectPr w:rsidR="00D06C62" w:rsidRPr="008E710F" w:rsidSect="0092549C">
          <w:type w:val="continuous"/>
          <w:pgSz w:w="11906" w:h="16838" w:code="9"/>
          <w:pgMar w:top="1417" w:right="1417" w:bottom="1417" w:left="1417" w:header="708" w:footer="708" w:gutter="0"/>
          <w:cols w:space="708"/>
          <w:docGrid w:linePitch="360"/>
        </w:sectPr>
      </w:pPr>
      <w:bookmarkStart w:id="0" w:name="_Toc62311962"/>
    </w:p>
    <w:p w14:paraId="1C3EF39A" w14:textId="28F81070" w:rsidR="008A0CFB" w:rsidRPr="008E710F" w:rsidRDefault="00270E06" w:rsidP="008E710F">
      <w:pPr>
        <w:spacing w:before="240" w:after="120" w:line="360" w:lineRule="auto"/>
        <w:rPr>
          <w:rFonts w:ascii="Times New Roman" w:hAnsi="Times New Roman" w:cs="Times New Roman"/>
          <w:b/>
          <w:bCs/>
          <w:sz w:val="24"/>
          <w:szCs w:val="24"/>
        </w:rPr>
      </w:pPr>
      <w:r w:rsidRPr="008E710F">
        <w:rPr>
          <w:rFonts w:ascii="Times New Roman" w:hAnsi="Times New Roman" w:cs="Times New Roman"/>
          <w:b/>
          <w:bCs/>
          <w:sz w:val="24"/>
          <w:szCs w:val="24"/>
        </w:rPr>
        <w:t>2.</w:t>
      </w:r>
      <w:r w:rsidR="00BF19C3">
        <w:rPr>
          <w:rFonts w:ascii="Times New Roman" w:hAnsi="Times New Roman" w:cs="Times New Roman"/>
          <w:b/>
          <w:bCs/>
          <w:sz w:val="24"/>
          <w:szCs w:val="24"/>
        </w:rPr>
        <w:t xml:space="preserve">Material </w:t>
      </w:r>
      <w:proofErr w:type="spellStart"/>
      <w:r w:rsidR="00BF19C3">
        <w:rPr>
          <w:rFonts w:ascii="Times New Roman" w:hAnsi="Times New Roman" w:cs="Times New Roman"/>
          <w:b/>
          <w:bCs/>
          <w:sz w:val="24"/>
          <w:szCs w:val="24"/>
        </w:rPr>
        <w:t>and</w:t>
      </w:r>
      <w:proofErr w:type="spellEnd"/>
      <w:r w:rsidR="00BF19C3">
        <w:rPr>
          <w:rFonts w:ascii="Times New Roman" w:hAnsi="Times New Roman" w:cs="Times New Roman"/>
          <w:b/>
          <w:bCs/>
          <w:sz w:val="24"/>
          <w:szCs w:val="24"/>
        </w:rPr>
        <w:t xml:space="preserve"> </w:t>
      </w:r>
      <w:proofErr w:type="spellStart"/>
      <w:r w:rsidR="00BF19C3">
        <w:rPr>
          <w:rFonts w:ascii="Times New Roman" w:hAnsi="Times New Roman" w:cs="Times New Roman"/>
          <w:b/>
          <w:bCs/>
          <w:sz w:val="24"/>
          <w:szCs w:val="24"/>
        </w:rPr>
        <w:t>Methods</w:t>
      </w:r>
      <w:proofErr w:type="spellEnd"/>
    </w:p>
    <w:p w14:paraId="7D22737C" w14:textId="25F46FB1" w:rsidR="004977CB" w:rsidRDefault="008A0CFB" w:rsidP="008E710F">
      <w:pPr>
        <w:spacing w:after="120" w:line="360" w:lineRule="auto"/>
        <w:jc w:val="both"/>
        <w:rPr>
          <w:rFonts w:ascii="Times New Roman" w:hAnsi="Times New Roman" w:cs="Times New Roman"/>
          <w:sz w:val="24"/>
          <w:szCs w:val="24"/>
        </w:rPr>
      </w:pPr>
      <w:r w:rsidRPr="008E710F">
        <w:rPr>
          <w:rFonts w:ascii="Times New Roman" w:hAnsi="Times New Roman" w:cs="Times New Roman"/>
          <w:sz w:val="24"/>
          <w:szCs w:val="24"/>
        </w:rPr>
        <w:t xml:space="preserve">Bu </w:t>
      </w:r>
      <w:r w:rsidR="00BF19C3">
        <w:rPr>
          <w:rFonts w:ascii="Times New Roman" w:hAnsi="Times New Roman" w:cs="Times New Roman"/>
          <w:sz w:val="24"/>
          <w:szCs w:val="24"/>
        </w:rPr>
        <w:t xml:space="preserve">çalışma </w:t>
      </w:r>
      <w:r w:rsidRPr="008E710F">
        <w:rPr>
          <w:rFonts w:ascii="Times New Roman" w:hAnsi="Times New Roman" w:cs="Times New Roman"/>
          <w:sz w:val="24"/>
          <w:szCs w:val="24"/>
        </w:rPr>
        <w:t>kapsam</w:t>
      </w:r>
      <w:r w:rsidR="00BF19C3">
        <w:rPr>
          <w:rFonts w:ascii="Times New Roman" w:hAnsi="Times New Roman" w:cs="Times New Roman"/>
          <w:sz w:val="24"/>
          <w:szCs w:val="24"/>
        </w:rPr>
        <w:t xml:space="preserve">ında </w:t>
      </w:r>
      <w:r w:rsidRPr="008E710F">
        <w:rPr>
          <w:rFonts w:ascii="Times New Roman" w:hAnsi="Times New Roman" w:cs="Times New Roman"/>
          <w:sz w:val="24"/>
          <w:szCs w:val="24"/>
        </w:rPr>
        <w:t xml:space="preserve">insanların bir arada bulunduğu ve aynı havayı soluduğu </w:t>
      </w:r>
      <w:r w:rsidR="00BF19C3">
        <w:rPr>
          <w:rFonts w:ascii="Times New Roman" w:hAnsi="Times New Roman" w:cs="Times New Roman"/>
          <w:sz w:val="24"/>
          <w:szCs w:val="24"/>
        </w:rPr>
        <w:t xml:space="preserve">4 farklı kategorideki 16 farklı </w:t>
      </w:r>
      <w:r w:rsidRPr="008E710F">
        <w:rPr>
          <w:rFonts w:ascii="Times New Roman" w:hAnsi="Times New Roman" w:cs="Times New Roman"/>
          <w:sz w:val="24"/>
          <w:szCs w:val="24"/>
        </w:rPr>
        <w:t>iç ortam</w:t>
      </w:r>
      <w:r w:rsidR="004977CB">
        <w:rPr>
          <w:rFonts w:ascii="Times New Roman" w:hAnsi="Times New Roman" w:cs="Times New Roman"/>
          <w:sz w:val="24"/>
          <w:szCs w:val="24"/>
        </w:rPr>
        <w:t>da CO</w:t>
      </w:r>
      <w:r w:rsidR="004977CB" w:rsidRPr="004977CB">
        <w:rPr>
          <w:rFonts w:ascii="Times New Roman" w:hAnsi="Times New Roman" w:cs="Times New Roman"/>
          <w:sz w:val="24"/>
          <w:szCs w:val="24"/>
          <w:vertAlign w:val="subscript"/>
        </w:rPr>
        <w:t>2</w:t>
      </w:r>
      <w:r w:rsidR="004977CB">
        <w:rPr>
          <w:rFonts w:ascii="Times New Roman" w:hAnsi="Times New Roman" w:cs="Times New Roman"/>
          <w:sz w:val="24"/>
          <w:szCs w:val="24"/>
        </w:rPr>
        <w:t>, PM</w:t>
      </w:r>
      <w:r w:rsidR="004977CB" w:rsidRPr="004977CB">
        <w:rPr>
          <w:rFonts w:ascii="Times New Roman" w:hAnsi="Times New Roman" w:cs="Times New Roman"/>
          <w:sz w:val="24"/>
          <w:szCs w:val="24"/>
          <w:vertAlign w:val="subscript"/>
        </w:rPr>
        <w:t>2.5</w:t>
      </w:r>
      <w:r w:rsidR="004977CB">
        <w:rPr>
          <w:rFonts w:ascii="Times New Roman" w:hAnsi="Times New Roman" w:cs="Times New Roman"/>
          <w:sz w:val="24"/>
          <w:szCs w:val="24"/>
        </w:rPr>
        <w:t xml:space="preserve">, nem ve sıcaklık izlemesi yapılmıştır. Ölçümler günlük hasta ve ölüm sayılarının ortalama sırasıyla … ve … olduğu mart ve </w:t>
      </w:r>
      <w:proofErr w:type="gramStart"/>
      <w:r w:rsidR="004977CB">
        <w:rPr>
          <w:rFonts w:ascii="Times New Roman" w:hAnsi="Times New Roman" w:cs="Times New Roman"/>
          <w:sz w:val="24"/>
          <w:szCs w:val="24"/>
        </w:rPr>
        <w:t>nisan</w:t>
      </w:r>
      <w:proofErr w:type="gramEnd"/>
      <w:r w:rsidR="004977CB">
        <w:rPr>
          <w:rFonts w:ascii="Times New Roman" w:hAnsi="Times New Roman" w:cs="Times New Roman"/>
          <w:sz w:val="24"/>
          <w:szCs w:val="24"/>
        </w:rPr>
        <w:t xml:space="preserve"> 2021 tarihleri arasında yapılmıştır. Bu dönemde örnekleme yapılan günlerde sadece okullar kapalıdır ve çalışma hayatı devam edip diğer kapalı alanlara yönelik bir kısıtlama bulunmamaktadır.</w:t>
      </w:r>
      <w:r w:rsidR="00310B9C">
        <w:rPr>
          <w:rFonts w:ascii="Times New Roman" w:hAnsi="Times New Roman" w:cs="Times New Roman"/>
          <w:sz w:val="24"/>
          <w:szCs w:val="24"/>
        </w:rPr>
        <w:t xml:space="preserve"> Market, restoran, toplu taşıma ve alışveriş merkezi olmak üzere insan yoğunluğu olan kapalı iç mekanlar tercih edilmiştir. </w:t>
      </w:r>
      <w:r w:rsidR="00CE10FB">
        <w:rPr>
          <w:rFonts w:ascii="Times New Roman" w:hAnsi="Times New Roman" w:cs="Times New Roman"/>
          <w:sz w:val="24"/>
          <w:szCs w:val="24"/>
        </w:rPr>
        <w:t xml:space="preserve">Toplu taşımada İstanbul’da en yoğun olarak kullanılan ve günlük yolcu taşıma sayısı … olan </w:t>
      </w:r>
      <w:proofErr w:type="spellStart"/>
      <w:r w:rsidR="00CE10FB">
        <w:rPr>
          <w:rFonts w:ascii="Times New Roman" w:hAnsi="Times New Roman" w:cs="Times New Roman"/>
          <w:sz w:val="24"/>
          <w:szCs w:val="24"/>
        </w:rPr>
        <w:t>Metrobüs</w:t>
      </w:r>
      <w:proofErr w:type="spellEnd"/>
      <w:r w:rsidR="00CE10FB">
        <w:rPr>
          <w:rFonts w:ascii="Times New Roman" w:hAnsi="Times New Roman" w:cs="Times New Roman"/>
          <w:sz w:val="24"/>
          <w:szCs w:val="24"/>
        </w:rPr>
        <w:t xml:space="preserve"> seçilmiştir. </w:t>
      </w:r>
      <w:r w:rsidR="00310B9C">
        <w:rPr>
          <w:rFonts w:ascii="Times New Roman" w:hAnsi="Times New Roman" w:cs="Times New Roman"/>
          <w:sz w:val="24"/>
          <w:szCs w:val="24"/>
        </w:rPr>
        <w:t xml:space="preserve">Bu 4 kategorinin </w:t>
      </w:r>
      <w:proofErr w:type="spellStart"/>
      <w:r w:rsidR="00310B9C">
        <w:rPr>
          <w:rFonts w:ascii="Times New Roman" w:hAnsi="Times New Roman" w:cs="Times New Roman"/>
          <w:sz w:val="24"/>
          <w:szCs w:val="24"/>
        </w:rPr>
        <w:t>herbirinden</w:t>
      </w:r>
      <w:proofErr w:type="spellEnd"/>
      <w:r w:rsidR="00310B9C">
        <w:rPr>
          <w:rFonts w:ascii="Times New Roman" w:hAnsi="Times New Roman" w:cs="Times New Roman"/>
          <w:sz w:val="24"/>
          <w:szCs w:val="24"/>
        </w:rPr>
        <w:t xml:space="preserve"> 4 farklı yer seçilerek farklı günlerde 15 </w:t>
      </w:r>
      <w:proofErr w:type="spellStart"/>
      <w:r w:rsidR="00310B9C">
        <w:rPr>
          <w:rFonts w:ascii="Times New Roman" w:hAnsi="Times New Roman" w:cs="Times New Roman"/>
          <w:sz w:val="24"/>
          <w:szCs w:val="24"/>
        </w:rPr>
        <w:t>dk</w:t>
      </w:r>
      <w:proofErr w:type="spellEnd"/>
      <w:r w:rsidR="00310B9C">
        <w:rPr>
          <w:rFonts w:ascii="Times New Roman" w:hAnsi="Times New Roman" w:cs="Times New Roman"/>
          <w:sz w:val="24"/>
          <w:szCs w:val="24"/>
        </w:rPr>
        <w:t xml:space="preserve"> süreyle 20 </w:t>
      </w:r>
      <w:proofErr w:type="spellStart"/>
      <w:r w:rsidR="00310B9C">
        <w:rPr>
          <w:rFonts w:ascii="Times New Roman" w:hAnsi="Times New Roman" w:cs="Times New Roman"/>
          <w:sz w:val="24"/>
          <w:szCs w:val="24"/>
        </w:rPr>
        <w:t>sn</w:t>
      </w:r>
      <w:proofErr w:type="spellEnd"/>
      <w:r w:rsidR="00310B9C">
        <w:rPr>
          <w:rFonts w:ascii="Times New Roman" w:hAnsi="Times New Roman" w:cs="Times New Roman"/>
          <w:sz w:val="24"/>
          <w:szCs w:val="24"/>
        </w:rPr>
        <w:t xml:space="preserve"> de bir ölçüm kaydı alarak izleme yapılmıştır. </w:t>
      </w:r>
      <w:r w:rsidR="003973FF" w:rsidRPr="003973FF">
        <w:rPr>
          <w:rFonts w:ascii="Times New Roman" w:hAnsi="Times New Roman" w:cs="Times New Roman"/>
          <w:sz w:val="24"/>
          <w:szCs w:val="24"/>
        </w:rPr>
        <w:t xml:space="preserve">Ölçüm noktası seçiminde AVM kategorisi için yemek katı, market kategorisi için orta alan, restoran kategorisi için </w:t>
      </w:r>
      <w:r w:rsidR="003973FF">
        <w:rPr>
          <w:rFonts w:ascii="Times New Roman" w:hAnsi="Times New Roman" w:cs="Times New Roman"/>
          <w:sz w:val="24"/>
          <w:szCs w:val="24"/>
        </w:rPr>
        <w:t>alt kat</w:t>
      </w:r>
      <w:r w:rsidR="003973FF" w:rsidRPr="003973FF">
        <w:rPr>
          <w:rFonts w:ascii="Times New Roman" w:hAnsi="Times New Roman" w:cs="Times New Roman"/>
          <w:sz w:val="24"/>
          <w:szCs w:val="24"/>
        </w:rPr>
        <w:t xml:space="preserve"> ve toplu taşıma kategorisi için ise genel olarak </w:t>
      </w:r>
      <w:r w:rsidR="00D07A4A">
        <w:rPr>
          <w:rFonts w:ascii="Times New Roman" w:hAnsi="Times New Roman" w:cs="Times New Roman"/>
          <w:sz w:val="24"/>
          <w:szCs w:val="24"/>
        </w:rPr>
        <w:t xml:space="preserve">taşıt </w:t>
      </w:r>
      <w:r w:rsidR="003973FF" w:rsidRPr="003973FF">
        <w:rPr>
          <w:rFonts w:ascii="Times New Roman" w:hAnsi="Times New Roman" w:cs="Times New Roman"/>
          <w:sz w:val="24"/>
          <w:szCs w:val="24"/>
        </w:rPr>
        <w:t xml:space="preserve">orta </w:t>
      </w:r>
      <w:r w:rsidR="00D07A4A">
        <w:rPr>
          <w:rFonts w:ascii="Times New Roman" w:hAnsi="Times New Roman" w:cs="Times New Roman"/>
          <w:sz w:val="24"/>
          <w:szCs w:val="24"/>
        </w:rPr>
        <w:t>alanı</w:t>
      </w:r>
      <w:r w:rsidR="003973FF" w:rsidRPr="003973FF">
        <w:rPr>
          <w:rFonts w:ascii="Times New Roman" w:hAnsi="Times New Roman" w:cs="Times New Roman"/>
          <w:sz w:val="24"/>
          <w:szCs w:val="24"/>
        </w:rPr>
        <w:t xml:space="preserve"> tercih edilmiştir. Ölçüm noktası belirlenirken cihazın giriş-çıkış kapısından uzakta </w:t>
      </w:r>
      <w:r w:rsidR="003973FF">
        <w:rPr>
          <w:rFonts w:ascii="Times New Roman" w:hAnsi="Times New Roman" w:cs="Times New Roman"/>
          <w:sz w:val="24"/>
          <w:szCs w:val="24"/>
        </w:rPr>
        <w:t>ve nefes alım yüksekliğinde (</w:t>
      </w:r>
      <w:proofErr w:type="spellStart"/>
      <w:r w:rsidR="003973FF">
        <w:rPr>
          <w:rFonts w:ascii="Times New Roman" w:hAnsi="Times New Roman" w:cs="Times New Roman"/>
          <w:sz w:val="24"/>
          <w:szCs w:val="24"/>
        </w:rPr>
        <w:t>aproximately</w:t>
      </w:r>
      <w:proofErr w:type="spellEnd"/>
      <w:r w:rsidR="003973FF">
        <w:rPr>
          <w:rFonts w:ascii="Times New Roman" w:hAnsi="Times New Roman" w:cs="Times New Roman"/>
          <w:sz w:val="24"/>
          <w:szCs w:val="24"/>
        </w:rPr>
        <w:t xml:space="preserve"> 1,5 m) olmasına </w:t>
      </w:r>
      <w:r w:rsidR="003973FF" w:rsidRPr="003973FF">
        <w:rPr>
          <w:rFonts w:ascii="Times New Roman" w:hAnsi="Times New Roman" w:cs="Times New Roman"/>
          <w:sz w:val="24"/>
          <w:szCs w:val="24"/>
        </w:rPr>
        <w:t xml:space="preserve">dikkat edilmiştir.  </w:t>
      </w:r>
      <w:r w:rsidR="00310B9C">
        <w:rPr>
          <w:rFonts w:ascii="Times New Roman" w:hAnsi="Times New Roman" w:cs="Times New Roman"/>
          <w:sz w:val="24"/>
          <w:szCs w:val="24"/>
        </w:rPr>
        <w:t xml:space="preserve">Seçilen mekanlara ilişkin detaylı bilgi Tablo 1’de verilmiştir. </w:t>
      </w:r>
      <w:r w:rsidR="004977CB">
        <w:rPr>
          <w:rFonts w:ascii="Times New Roman" w:hAnsi="Times New Roman" w:cs="Times New Roman"/>
          <w:sz w:val="24"/>
          <w:szCs w:val="24"/>
        </w:rPr>
        <w:t xml:space="preserve"> </w:t>
      </w:r>
    </w:p>
    <w:p w14:paraId="2078C23F" w14:textId="77777777" w:rsidR="004977CB" w:rsidRDefault="004977CB" w:rsidP="008E710F">
      <w:pPr>
        <w:spacing w:after="120" w:line="360" w:lineRule="auto"/>
        <w:jc w:val="both"/>
        <w:rPr>
          <w:rFonts w:ascii="Times New Roman" w:hAnsi="Times New Roman" w:cs="Times New Roman"/>
          <w:sz w:val="24"/>
          <w:szCs w:val="24"/>
        </w:rPr>
      </w:pPr>
    </w:p>
    <w:p w14:paraId="0F3FB3F4" w14:textId="3B14CF28" w:rsidR="008A0CFB" w:rsidRDefault="00310B9C" w:rsidP="008E710F">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Parametrelerin ölçümü için </w:t>
      </w:r>
      <w:proofErr w:type="spellStart"/>
      <w:r>
        <w:rPr>
          <w:rFonts w:ascii="Times New Roman" w:hAnsi="Times New Roman" w:cs="Times New Roman"/>
          <w:sz w:val="24"/>
          <w:szCs w:val="24"/>
        </w:rPr>
        <w:t>Airqoon</w:t>
      </w:r>
      <w:proofErr w:type="spellEnd"/>
      <w:r>
        <w:rPr>
          <w:rFonts w:ascii="Times New Roman" w:hAnsi="Times New Roman" w:cs="Times New Roman"/>
          <w:sz w:val="24"/>
          <w:szCs w:val="24"/>
        </w:rPr>
        <w:t xml:space="preserve"> tarafından </w:t>
      </w:r>
      <w:del w:id="1" w:author="Baris Can Ustundag" w:date="2022-01-06T14:47:00Z">
        <w:r w:rsidDel="005E329C">
          <w:rPr>
            <w:rFonts w:ascii="Times New Roman" w:hAnsi="Times New Roman" w:cs="Times New Roman"/>
            <w:sz w:val="24"/>
            <w:szCs w:val="24"/>
          </w:rPr>
          <w:delText xml:space="preserve">oluşturulan </w:delText>
        </w:r>
      </w:del>
      <w:ins w:id="2" w:author="Baris Can Ustundag" w:date="2022-01-06T14:47:00Z">
        <w:r w:rsidR="005E329C">
          <w:rPr>
            <w:rFonts w:ascii="Times New Roman" w:hAnsi="Times New Roman" w:cs="Times New Roman"/>
            <w:sz w:val="24"/>
            <w:szCs w:val="24"/>
          </w:rPr>
          <w:t>üretilen</w:t>
        </w:r>
        <w:r w:rsidR="005E329C">
          <w:rPr>
            <w:rFonts w:ascii="Times New Roman" w:hAnsi="Times New Roman" w:cs="Times New Roman"/>
            <w:sz w:val="24"/>
            <w:szCs w:val="24"/>
          </w:rPr>
          <w:t xml:space="preserve"> </w:t>
        </w:r>
      </w:ins>
      <w:r>
        <w:rPr>
          <w:rFonts w:ascii="Times New Roman" w:hAnsi="Times New Roman" w:cs="Times New Roman"/>
          <w:sz w:val="24"/>
          <w:szCs w:val="24"/>
        </w:rPr>
        <w:t xml:space="preserve">ve </w:t>
      </w:r>
      <w:del w:id="3" w:author="Baris Can Ustundag" w:date="2022-01-06T14:47:00Z">
        <w:r w:rsidDel="005E329C">
          <w:rPr>
            <w:rFonts w:ascii="Times New Roman" w:hAnsi="Times New Roman" w:cs="Times New Roman"/>
            <w:sz w:val="24"/>
            <w:szCs w:val="24"/>
          </w:rPr>
          <w:delText>yazılımı gerçekleştirilen</w:delText>
        </w:r>
      </w:del>
      <w:ins w:id="4" w:author="Baris Can Ustundag" w:date="2022-01-06T14:47:00Z">
        <w:r w:rsidR="005E329C">
          <w:rPr>
            <w:rFonts w:ascii="Times New Roman" w:hAnsi="Times New Roman" w:cs="Times New Roman"/>
            <w:sz w:val="24"/>
            <w:szCs w:val="24"/>
          </w:rPr>
          <w:t>hizmeti verilen</w:t>
        </w:r>
      </w:ins>
      <w:r>
        <w:rPr>
          <w:rFonts w:ascii="Times New Roman" w:hAnsi="Times New Roman" w:cs="Times New Roman"/>
          <w:sz w:val="24"/>
          <w:szCs w:val="24"/>
        </w:rPr>
        <w:t xml:space="preserve"> </w:t>
      </w:r>
      <w:proofErr w:type="spellStart"/>
      <w:r w:rsidR="003973FF">
        <w:rPr>
          <w:rFonts w:ascii="Times New Roman" w:hAnsi="Times New Roman" w:cs="Times New Roman"/>
          <w:sz w:val="24"/>
          <w:szCs w:val="24"/>
        </w:rPr>
        <w:t>Airqoon</w:t>
      </w:r>
      <w:proofErr w:type="spellEnd"/>
      <w:r w:rsidR="003973FF">
        <w:rPr>
          <w:rFonts w:ascii="Times New Roman" w:hAnsi="Times New Roman" w:cs="Times New Roman"/>
          <w:sz w:val="24"/>
          <w:szCs w:val="24"/>
        </w:rPr>
        <w:t xml:space="preserve"> IAQ </w:t>
      </w:r>
      <w:proofErr w:type="spellStart"/>
      <w:r w:rsidR="003973FF">
        <w:rPr>
          <w:rFonts w:ascii="Times New Roman" w:hAnsi="Times New Roman" w:cs="Times New Roman"/>
          <w:sz w:val="24"/>
          <w:szCs w:val="24"/>
        </w:rPr>
        <w:t>sensör</w:t>
      </w:r>
      <w:proofErr w:type="spellEnd"/>
      <w:r w:rsidR="003973FF">
        <w:rPr>
          <w:rFonts w:ascii="Times New Roman" w:hAnsi="Times New Roman" w:cs="Times New Roman"/>
          <w:sz w:val="24"/>
          <w:szCs w:val="24"/>
        </w:rPr>
        <w:t xml:space="preserve"> cihazı kullanılmıştır. Cihazın genel görünümü</w:t>
      </w:r>
      <w:r w:rsidR="00537874">
        <w:rPr>
          <w:rFonts w:ascii="Times New Roman" w:hAnsi="Times New Roman" w:cs="Times New Roman"/>
          <w:sz w:val="24"/>
          <w:szCs w:val="24"/>
        </w:rPr>
        <w:t>, ölçüm yerlerinde kullanımı ve</w:t>
      </w:r>
      <w:r w:rsidR="003973FF">
        <w:rPr>
          <w:rFonts w:ascii="Times New Roman" w:hAnsi="Times New Roman" w:cs="Times New Roman"/>
          <w:sz w:val="24"/>
          <w:szCs w:val="24"/>
        </w:rPr>
        <w:t xml:space="preserve"> veri takip ekranı Şekil 1’de gösterilmiştir. </w:t>
      </w:r>
      <w:r w:rsidR="00670EFB">
        <w:rPr>
          <w:rFonts w:ascii="Times New Roman" w:hAnsi="Times New Roman" w:cs="Times New Roman"/>
          <w:sz w:val="24"/>
          <w:szCs w:val="24"/>
        </w:rPr>
        <w:t>IAQ cihazı içinde</w:t>
      </w:r>
      <w:ins w:id="5" w:author="Baris Can Ustundag" w:date="2022-01-06T14:48:00Z">
        <w:r w:rsidR="005E329C">
          <w:rPr>
            <w:rFonts w:ascii="Times New Roman" w:hAnsi="Times New Roman" w:cs="Times New Roman"/>
            <w:sz w:val="24"/>
            <w:szCs w:val="24"/>
          </w:rPr>
          <w:t xml:space="preserve"> </w:t>
        </w:r>
        <w:proofErr w:type="spellStart"/>
        <w:r w:rsidR="005E329C">
          <w:rPr>
            <w:rFonts w:ascii="Times New Roman" w:hAnsi="Times New Roman" w:cs="Times New Roman"/>
            <w:sz w:val="24"/>
            <w:szCs w:val="24"/>
          </w:rPr>
          <w:t>Sensirion</w:t>
        </w:r>
        <w:proofErr w:type="spellEnd"/>
        <w:r w:rsidR="005E329C">
          <w:rPr>
            <w:rFonts w:ascii="Times New Roman" w:hAnsi="Times New Roman" w:cs="Times New Roman"/>
            <w:sz w:val="24"/>
            <w:szCs w:val="24"/>
          </w:rPr>
          <w:t xml:space="preserve"> SCD30</w:t>
        </w:r>
      </w:ins>
      <w:r w:rsidR="00670EFB">
        <w:rPr>
          <w:rFonts w:ascii="Times New Roman" w:hAnsi="Times New Roman" w:cs="Times New Roman"/>
          <w:sz w:val="24"/>
          <w:szCs w:val="24"/>
        </w:rPr>
        <w:t xml:space="preserve"> CO2</w:t>
      </w:r>
      <w:ins w:id="6" w:author="Baris Can Ustundag" w:date="2022-01-06T14:48:00Z">
        <w:r w:rsidR="005E329C">
          <w:rPr>
            <w:rFonts w:ascii="Times New Roman" w:hAnsi="Times New Roman" w:cs="Times New Roman"/>
            <w:sz w:val="24"/>
            <w:szCs w:val="24"/>
          </w:rPr>
          <w:t xml:space="preserve"> ölçüm modülü</w:t>
        </w:r>
      </w:ins>
      <w:del w:id="7" w:author="Baris Can Ustundag" w:date="2022-01-06T14:50:00Z">
        <w:r w:rsidR="00670EFB" w:rsidDel="005E329C">
          <w:rPr>
            <w:rFonts w:ascii="Times New Roman" w:hAnsi="Times New Roman" w:cs="Times New Roman"/>
            <w:sz w:val="24"/>
            <w:szCs w:val="24"/>
          </w:rPr>
          <w:delText xml:space="preserve"> </w:delText>
        </w:r>
        <w:r w:rsidR="00670EFB" w:rsidRPr="00670EFB" w:rsidDel="005E329C">
          <w:rPr>
            <w:rFonts w:ascii="Times New Roman" w:hAnsi="Times New Roman" w:cs="Times New Roman"/>
            <w:color w:val="FF0000"/>
            <w:sz w:val="24"/>
            <w:szCs w:val="24"/>
          </w:rPr>
          <w:delText>(….sensör markası yazılacak</w:delText>
        </w:r>
        <w:r w:rsidR="00670EFB" w:rsidDel="005E329C">
          <w:rPr>
            <w:rFonts w:ascii="Times New Roman" w:hAnsi="Times New Roman" w:cs="Times New Roman"/>
            <w:sz w:val="24"/>
            <w:szCs w:val="24"/>
          </w:rPr>
          <w:delText>)</w:delText>
        </w:r>
      </w:del>
      <w:r w:rsidR="00670EFB">
        <w:rPr>
          <w:rFonts w:ascii="Times New Roman" w:hAnsi="Times New Roman" w:cs="Times New Roman"/>
          <w:sz w:val="24"/>
          <w:szCs w:val="24"/>
        </w:rPr>
        <w:t>,</w:t>
      </w:r>
      <w:ins w:id="8" w:author="Baris Can Ustundag" w:date="2022-01-06T14:48:00Z">
        <w:r w:rsidR="005E329C">
          <w:rPr>
            <w:rFonts w:ascii="Times New Roman" w:hAnsi="Times New Roman" w:cs="Times New Roman"/>
            <w:sz w:val="24"/>
            <w:szCs w:val="24"/>
          </w:rPr>
          <w:t xml:space="preserve"> </w:t>
        </w:r>
        <w:proofErr w:type="spellStart"/>
        <w:proofErr w:type="gramStart"/>
        <w:r w:rsidR="005E329C">
          <w:rPr>
            <w:rFonts w:ascii="Times New Roman" w:hAnsi="Times New Roman" w:cs="Times New Roman"/>
            <w:sz w:val="24"/>
            <w:szCs w:val="24"/>
          </w:rPr>
          <w:t>Honeywell</w:t>
        </w:r>
        <w:proofErr w:type="spellEnd"/>
        <w:r w:rsidR="005E329C">
          <w:rPr>
            <w:rFonts w:ascii="Times New Roman" w:hAnsi="Times New Roman" w:cs="Times New Roman"/>
            <w:sz w:val="24"/>
            <w:szCs w:val="24"/>
          </w:rPr>
          <w:t xml:space="preserve"> </w:t>
        </w:r>
      </w:ins>
      <w:r w:rsidR="00670EFB">
        <w:rPr>
          <w:rFonts w:ascii="Times New Roman" w:hAnsi="Times New Roman" w:cs="Times New Roman"/>
          <w:sz w:val="24"/>
          <w:szCs w:val="24"/>
        </w:rPr>
        <w:t xml:space="preserve"> </w:t>
      </w:r>
      <w:ins w:id="9" w:author="Baris Can Ustundag" w:date="2022-01-06T14:49:00Z">
        <w:r w:rsidR="005E329C">
          <w:rPr>
            <w:rFonts w:ascii="Times New Roman" w:hAnsi="Times New Roman" w:cs="Times New Roman"/>
            <w:sz w:val="24"/>
            <w:szCs w:val="24"/>
          </w:rPr>
          <w:t>HPMA</w:t>
        </w:r>
        <w:proofErr w:type="gramEnd"/>
        <w:r w:rsidR="005E329C" w:rsidRPr="005E329C">
          <w:rPr>
            <w:rFonts w:ascii="Times New Roman" w:hAnsi="Times New Roman" w:cs="Times New Roman"/>
            <w:sz w:val="24"/>
            <w:szCs w:val="24"/>
          </w:rPr>
          <w:t>115</w:t>
        </w:r>
        <w:r w:rsidR="005E329C">
          <w:rPr>
            <w:rFonts w:ascii="Times New Roman" w:hAnsi="Times New Roman" w:cs="Times New Roman"/>
            <w:sz w:val="24"/>
            <w:szCs w:val="24"/>
          </w:rPr>
          <w:t>S</w:t>
        </w:r>
        <w:r w:rsidR="005E329C" w:rsidRPr="005E329C">
          <w:rPr>
            <w:rFonts w:ascii="Times New Roman" w:hAnsi="Times New Roman" w:cs="Times New Roman"/>
            <w:sz w:val="24"/>
            <w:szCs w:val="24"/>
          </w:rPr>
          <w:t>0</w:t>
        </w:r>
        <w:r w:rsidR="005E329C">
          <w:rPr>
            <w:rFonts w:ascii="Times New Roman" w:hAnsi="Times New Roman" w:cs="Times New Roman"/>
            <w:sz w:val="24"/>
            <w:szCs w:val="24"/>
          </w:rPr>
          <w:t xml:space="preserve"> </w:t>
        </w:r>
      </w:ins>
      <w:r w:rsidR="00670EFB">
        <w:rPr>
          <w:rFonts w:ascii="Times New Roman" w:hAnsi="Times New Roman" w:cs="Times New Roman"/>
          <w:sz w:val="24"/>
          <w:szCs w:val="24"/>
        </w:rPr>
        <w:t>PM2.5</w:t>
      </w:r>
      <w:del w:id="10" w:author="Baris Can Ustundag" w:date="2022-01-06T14:50:00Z">
        <w:r w:rsidR="00670EFB" w:rsidDel="005E329C">
          <w:rPr>
            <w:rFonts w:ascii="Times New Roman" w:hAnsi="Times New Roman" w:cs="Times New Roman"/>
            <w:sz w:val="24"/>
            <w:szCs w:val="24"/>
          </w:rPr>
          <w:delText xml:space="preserve"> </w:delText>
        </w:r>
        <w:r w:rsidR="00670EFB" w:rsidRPr="00670EFB" w:rsidDel="005E329C">
          <w:rPr>
            <w:rFonts w:ascii="Times New Roman" w:hAnsi="Times New Roman" w:cs="Times New Roman"/>
            <w:color w:val="FF0000"/>
            <w:sz w:val="24"/>
            <w:szCs w:val="24"/>
          </w:rPr>
          <w:delText>(….sensör markası yazılacak</w:delText>
        </w:r>
        <w:r w:rsidR="00670EFB" w:rsidDel="005E329C">
          <w:rPr>
            <w:rFonts w:ascii="Times New Roman" w:hAnsi="Times New Roman" w:cs="Times New Roman"/>
            <w:color w:val="FF0000"/>
            <w:sz w:val="24"/>
            <w:szCs w:val="24"/>
          </w:rPr>
          <w:delText>)</w:delText>
        </w:r>
      </w:del>
      <w:r w:rsidR="00670EFB">
        <w:rPr>
          <w:rFonts w:ascii="Times New Roman" w:hAnsi="Times New Roman" w:cs="Times New Roman"/>
          <w:sz w:val="24"/>
          <w:szCs w:val="24"/>
        </w:rPr>
        <w:t xml:space="preserve">, </w:t>
      </w:r>
      <w:ins w:id="11" w:author="Baris Can Ustundag" w:date="2022-01-06T14:50:00Z">
        <w:r w:rsidR="005E329C">
          <w:rPr>
            <w:rFonts w:ascii="Times New Roman" w:hAnsi="Times New Roman" w:cs="Times New Roman"/>
            <w:sz w:val="24"/>
            <w:szCs w:val="24"/>
          </w:rPr>
          <w:t xml:space="preserve">SI7021 </w:t>
        </w:r>
      </w:ins>
      <w:ins w:id="12" w:author="Baris Can Ustundag" w:date="2022-01-06T14:51:00Z">
        <w:r w:rsidR="005E329C">
          <w:rPr>
            <w:rFonts w:ascii="Times New Roman" w:hAnsi="Times New Roman" w:cs="Times New Roman"/>
            <w:sz w:val="24"/>
            <w:szCs w:val="24"/>
          </w:rPr>
          <w:t>bağıl nem ve s</w:t>
        </w:r>
      </w:ins>
      <w:del w:id="13" w:author="Baris Can Ustundag" w:date="2022-01-06T14:51:00Z">
        <w:r w:rsidR="00670EFB" w:rsidDel="005E329C">
          <w:rPr>
            <w:rFonts w:ascii="Times New Roman" w:hAnsi="Times New Roman" w:cs="Times New Roman"/>
            <w:sz w:val="24"/>
            <w:szCs w:val="24"/>
          </w:rPr>
          <w:delText>nem ve s</w:delText>
        </w:r>
      </w:del>
      <w:r w:rsidR="00670EFB">
        <w:rPr>
          <w:rFonts w:ascii="Times New Roman" w:hAnsi="Times New Roman" w:cs="Times New Roman"/>
          <w:sz w:val="24"/>
          <w:szCs w:val="24"/>
        </w:rPr>
        <w:t xml:space="preserve">ıcaklık ölçen </w:t>
      </w:r>
      <w:ins w:id="14" w:author="Baris Can Ustundag" w:date="2022-01-06T14:51:00Z">
        <w:r w:rsidR="005E329C">
          <w:rPr>
            <w:rFonts w:ascii="Times New Roman" w:hAnsi="Times New Roman" w:cs="Times New Roman"/>
            <w:sz w:val="24"/>
            <w:szCs w:val="24"/>
          </w:rPr>
          <w:t>3</w:t>
        </w:r>
      </w:ins>
      <w:del w:id="15" w:author="Baris Can Ustundag" w:date="2022-01-06T14:51:00Z">
        <w:r w:rsidR="00670EFB" w:rsidDel="005E329C">
          <w:rPr>
            <w:rFonts w:ascii="Times New Roman" w:hAnsi="Times New Roman" w:cs="Times New Roman"/>
            <w:sz w:val="24"/>
            <w:szCs w:val="24"/>
          </w:rPr>
          <w:delText>4</w:delText>
        </w:r>
      </w:del>
      <w:r w:rsidR="00670EFB">
        <w:rPr>
          <w:rFonts w:ascii="Times New Roman" w:hAnsi="Times New Roman" w:cs="Times New Roman"/>
          <w:sz w:val="24"/>
          <w:szCs w:val="24"/>
        </w:rPr>
        <w:t xml:space="preserve"> farklı </w:t>
      </w:r>
      <w:proofErr w:type="spellStart"/>
      <w:r w:rsidR="00670EFB">
        <w:rPr>
          <w:rFonts w:ascii="Times New Roman" w:hAnsi="Times New Roman" w:cs="Times New Roman"/>
          <w:sz w:val="24"/>
          <w:szCs w:val="24"/>
        </w:rPr>
        <w:t>sensör</w:t>
      </w:r>
      <w:proofErr w:type="spellEnd"/>
      <w:r w:rsidR="00670EFB">
        <w:rPr>
          <w:rFonts w:ascii="Times New Roman" w:hAnsi="Times New Roman" w:cs="Times New Roman"/>
          <w:sz w:val="24"/>
          <w:szCs w:val="24"/>
        </w:rPr>
        <w:t xml:space="preserve"> bulunmaktadır. Cihaz şar</w:t>
      </w:r>
      <w:r w:rsidR="00A07064">
        <w:rPr>
          <w:rFonts w:ascii="Times New Roman" w:hAnsi="Times New Roman" w:cs="Times New Roman"/>
          <w:sz w:val="24"/>
          <w:szCs w:val="24"/>
        </w:rPr>
        <w:t>j</w:t>
      </w:r>
      <w:r w:rsidR="00670EFB">
        <w:rPr>
          <w:rFonts w:ascii="Times New Roman" w:hAnsi="Times New Roman" w:cs="Times New Roman"/>
          <w:sz w:val="24"/>
          <w:szCs w:val="24"/>
        </w:rPr>
        <w:t xml:space="preserve"> edilebilirdir ve 8 saate kadar şarjlı kullanımı mümkündür. Cihaz</w:t>
      </w:r>
      <w:ins w:id="16" w:author="Baris Can Ustundag" w:date="2022-01-06T14:49:00Z">
        <w:r w:rsidR="005E329C">
          <w:rPr>
            <w:rFonts w:ascii="Times New Roman" w:hAnsi="Times New Roman" w:cs="Times New Roman"/>
            <w:sz w:val="24"/>
            <w:szCs w:val="24"/>
          </w:rPr>
          <w:t xml:space="preserve"> 10 </w:t>
        </w:r>
      </w:ins>
      <w:del w:id="17" w:author="Baris Can Ustundag" w:date="2022-01-06T14:49:00Z">
        <w:r w:rsidR="00670EFB" w:rsidDel="005E329C">
          <w:rPr>
            <w:rFonts w:ascii="Times New Roman" w:hAnsi="Times New Roman" w:cs="Times New Roman"/>
            <w:sz w:val="24"/>
            <w:szCs w:val="24"/>
          </w:rPr>
          <w:delText xml:space="preserve"> …</w:delText>
        </w:r>
      </w:del>
      <w:r w:rsidR="00670EFB">
        <w:rPr>
          <w:rFonts w:ascii="Times New Roman" w:hAnsi="Times New Roman" w:cs="Times New Roman"/>
          <w:sz w:val="24"/>
          <w:szCs w:val="24"/>
        </w:rPr>
        <w:t xml:space="preserve">cm </w:t>
      </w:r>
      <w:del w:id="18" w:author="Baris Can Ustundag" w:date="2022-01-06T14:49:00Z">
        <w:r w:rsidR="00670EFB" w:rsidDel="005E329C">
          <w:rPr>
            <w:rFonts w:ascii="Times New Roman" w:hAnsi="Times New Roman" w:cs="Times New Roman"/>
            <w:sz w:val="24"/>
            <w:szCs w:val="24"/>
          </w:rPr>
          <w:delText>x..</w:delText>
        </w:r>
      </w:del>
      <w:ins w:id="19" w:author="Baris Can Ustundag" w:date="2022-01-06T14:49:00Z">
        <w:r w:rsidR="005E329C">
          <w:rPr>
            <w:rFonts w:ascii="Times New Roman" w:hAnsi="Times New Roman" w:cs="Times New Roman"/>
            <w:sz w:val="24"/>
            <w:szCs w:val="24"/>
          </w:rPr>
          <w:t xml:space="preserve">10 </w:t>
        </w:r>
      </w:ins>
      <w:proofErr w:type="gramStart"/>
      <w:r w:rsidR="00670EFB">
        <w:rPr>
          <w:rFonts w:ascii="Times New Roman" w:hAnsi="Times New Roman" w:cs="Times New Roman"/>
          <w:sz w:val="24"/>
          <w:szCs w:val="24"/>
        </w:rPr>
        <w:t xml:space="preserve">cm </w:t>
      </w:r>
      <w:ins w:id="20" w:author="Baris Can Ustundag" w:date="2022-01-06T14:49:00Z">
        <w:r w:rsidR="005E329C">
          <w:rPr>
            <w:rFonts w:ascii="Times New Roman" w:hAnsi="Times New Roman" w:cs="Times New Roman"/>
            <w:sz w:val="24"/>
            <w:szCs w:val="24"/>
          </w:rPr>
          <w:t xml:space="preserve"> x</w:t>
        </w:r>
        <w:proofErr w:type="gramEnd"/>
        <w:r w:rsidR="005E329C">
          <w:rPr>
            <w:rFonts w:ascii="Times New Roman" w:hAnsi="Times New Roman" w:cs="Times New Roman"/>
            <w:sz w:val="24"/>
            <w:szCs w:val="24"/>
          </w:rPr>
          <w:t xml:space="preserve"> 9</w:t>
        </w:r>
      </w:ins>
      <w:del w:id="21" w:author="Baris Can Ustundag" w:date="2022-01-06T14:49:00Z">
        <w:r w:rsidR="00670EFB" w:rsidDel="005E329C">
          <w:rPr>
            <w:rFonts w:ascii="Times New Roman" w:hAnsi="Times New Roman" w:cs="Times New Roman"/>
            <w:sz w:val="24"/>
            <w:szCs w:val="24"/>
          </w:rPr>
          <w:delText>x….</w:delText>
        </w:r>
      </w:del>
      <w:r w:rsidR="00670EFB">
        <w:rPr>
          <w:rFonts w:ascii="Times New Roman" w:hAnsi="Times New Roman" w:cs="Times New Roman"/>
          <w:sz w:val="24"/>
          <w:szCs w:val="24"/>
        </w:rPr>
        <w:t xml:space="preserve"> </w:t>
      </w:r>
      <w:ins w:id="22" w:author="Baris Can Ustundag" w:date="2022-01-06T14:49:00Z">
        <w:r w:rsidR="005E329C">
          <w:rPr>
            <w:rFonts w:ascii="Times New Roman" w:hAnsi="Times New Roman" w:cs="Times New Roman"/>
            <w:sz w:val="24"/>
            <w:szCs w:val="24"/>
          </w:rPr>
          <w:t>c</w:t>
        </w:r>
      </w:ins>
      <w:del w:id="23" w:author="Baris Can Ustundag" w:date="2022-01-06T14:49:00Z">
        <w:r w:rsidR="00670EFB" w:rsidDel="005E329C">
          <w:rPr>
            <w:rFonts w:ascii="Times New Roman" w:hAnsi="Times New Roman" w:cs="Times New Roman"/>
            <w:sz w:val="24"/>
            <w:szCs w:val="24"/>
          </w:rPr>
          <w:delText>C</w:delText>
        </w:r>
      </w:del>
      <w:r w:rsidR="00670EFB">
        <w:rPr>
          <w:rFonts w:ascii="Times New Roman" w:hAnsi="Times New Roman" w:cs="Times New Roman"/>
          <w:sz w:val="24"/>
          <w:szCs w:val="24"/>
        </w:rPr>
        <w:t>m boyutlarına sahiptir, rahatlıkla taşınabilir</w:t>
      </w:r>
      <w:r w:rsidR="00BD68D0">
        <w:rPr>
          <w:rFonts w:ascii="Times New Roman" w:hAnsi="Times New Roman" w:cs="Times New Roman"/>
          <w:sz w:val="24"/>
          <w:szCs w:val="24"/>
        </w:rPr>
        <w:t xml:space="preserve"> ağırlıktadır</w:t>
      </w:r>
      <w:ins w:id="24" w:author="Baris Can Ustundag" w:date="2022-01-06T14:52:00Z">
        <w:r w:rsidR="00717CAF">
          <w:rPr>
            <w:rFonts w:ascii="Times New Roman" w:hAnsi="Times New Roman" w:cs="Times New Roman"/>
            <w:sz w:val="24"/>
            <w:szCs w:val="24"/>
          </w:rPr>
          <w:t xml:space="preserve"> (</w:t>
        </w:r>
      </w:ins>
      <w:ins w:id="25" w:author="Baris Can Ustundag" w:date="2022-01-06T14:53:00Z">
        <w:r w:rsidR="00717CAF">
          <w:rPr>
            <w:rFonts w:ascii="Times New Roman" w:hAnsi="Times New Roman" w:cs="Times New Roman"/>
            <w:sz w:val="24"/>
            <w:szCs w:val="24"/>
          </w:rPr>
          <w:t>490</w:t>
        </w:r>
      </w:ins>
      <w:ins w:id="26" w:author="Baris Can Ustundag" w:date="2022-01-06T14:52:00Z">
        <w:r w:rsidR="00717CAF">
          <w:rPr>
            <w:rFonts w:ascii="Times New Roman" w:hAnsi="Times New Roman" w:cs="Times New Roman"/>
            <w:sz w:val="24"/>
            <w:szCs w:val="24"/>
          </w:rPr>
          <w:t xml:space="preserve"> </w:t>
        </w:r>
      </w:ins>
      <w:del w:id="27" w:author="Baris Can Ustundag" w:date="2022-01-06T14:52:00Z">
        <w:r w:rsidR="00670EFB" w:rsidDel="00717CAF">
          <w:rPr>
            <w:rFonts w:ascii="Times New Roman" w:hAnsi="Times New Roman" w:cs="Times New Roman"/>
            <w:sz w:val="24"/>
            <w:szCs w:val="24"/>
          </w:rPr>
          <w:delText xml:space="preserve"> (…</w:delText>
        </w:r>
      </w:del>
      <w:r w:rsidR="00670EFB">
        <w:rPr>
          <w:rFonts w:ascii="Times New Roman" w:hAnsi="Times New Roman" w:cs="Times New Roman"/>
          <w:sz w:val="24"/>
          <w:szCs w:val="24"/>
        </w:rPr>
        <w:t>gr)</w:t>
      </w:r>
      <w:r w:rsidR="00BD68D0">
        <w:rPr>
          <w:rFonts w:ascii="Times New Roman" w:hAnsi="Times New Roman" w:cs="Times New Roman"/>
          <w:sz w:val="24"/>
          <w:szCs w:val="24"/>
        </w:rPr>
        <w:t xml:space="preserve"> </w:t>
      </w:r>
      <w:r w:rsidR="00670EFB">
        <w:rPr>
          <w:rFonts w:ascii="Times New Roman" w:hAnsi="Times New Roman" w:cs="Times New Roman"/>
          <w:sz w:val="24"/>
          <w:szCs w:val="24"/>
        </w:rPr>
        <w:t xml:space="preserve">ve </w:t>
      </w:r>
      <w:ins w:id="28" w:author="Baris Can Ustundag" w:date="2022-01-06T14:53:00Z">
        <w:r w:rsidR="00717CAF">
          <w:rPr>
            <w:rFonts w:ascii="Times New Roman" w:hAnsi="Times New Roman" w:cs="Times New Roman"/>
            <w:sz w:val="24"/>
            <w:szCs w:val="24"/>
          </w:rPr>
          <w:t xml:space="preserve">üzerindeki LED indikatörü ile çalışma durumunu </w:t>
        </w:r>
      </w:ins>
      <w:del w:id="29" w:author="Baris Can Ustundag" w:date="2022-01-06T14:53:00Z">
        <w:r w:rsidR="00670EFB" w:rsidDel="00717CAF">
          <w:rPr>
            <w:rFonts w:ascii="Times New Roman" w:hAnsi="Times New Roman" w:cs="Times New Roman"/>
            <w:sz w:val="24"/>
            <w:szCs w:val="24"/>
          </w:rPr>
          <w:delText>ışık yanarak çalışma durumunu</w:delText>
        </w:r>
      </w:del>
      <w:r w:rsidR="00670EFB">
        <w:rPr>
          <w:rFonts w:ascii="Times New Roman" w:hAnsi="Times New Roman" w:cs="Times New Roman"/>
          <w:sz w:val="24"/>
          <w:szCs w:val="24"/>
        </w:rPr>
        <w:t xml:space="preserve"> göstermektedir.   </w:t>
      </w:r>
      <w:ins w:id="30" w:author="Baris Can Ustundag" w:date="2022-01-06T14:51:00Z">
        <w:r w:rsidR="00717CAF">
          <w:rPr>
            <w:rFonts w:ascii="Times New Roman" w:hAnsi="Times New Roman" w:cs="Times New Roman"/>
            <w:sz w:val="24"/>
            <w:szCs w:val="24"/>
          </w:rPr>
          <w:t xml:space="preserve">Cihazın tüm veri ve fonksiyonel yönetimi </w:t>
        </w:r>
      </w:ins>
      <w:proofErr w:type="spellStart"/>
      <w:ins w:id="31" w:author="Baris Can Ustundag" w:date="2022-01-06T14:52:00Z">
        <w:r w:rsidR="00717CAF">
          <w:rPr>
            <w:rFonts w:ascii="Times New Roman" w:hAnsi="Times New Roman" w:cs="Times New Roman"/>
            <w:sz w:val="24"/>
            <w:szCs w:val="24"/>
          </w:rPr>
          <w:t>Airqoon</w:t>
        </w:r>
        <w:proofErr w:type="spellEnd"/>
        <w:r w:rsidR="00717CAF">
          <w:rPr>
            <w:rFonts w:ascii="Times New Roman" w:hAnsi="Times New Roman" w:cs="Times New Roman"/>
            <w:sz w:val="24"/>
            <w:szCs w:val="24"/>
          </w:rPr>
          <w:t xml:space="preserve"> bulut </w:t>
        </w:r>
        <w:r w:rsidR="00717CAF">
          <w:rPr>
            <w:rFonts w:ascii="Times New Roman" w:hAnsi="Times New Roman" w:cs="Times New Roman"/>
            <w:sz w:val="24"/>
            <w:szCs w:val="24"/>
          </w:rPr>
          <w:lastRenderedPageBreak/>
          <w:t xml:space="preserve">platformu tarafından </w:t>
        </w:r>
      </w:ins>
      <w:ins w:id="32" w:author="Baris Can Ustundag" w:date="2022-01-06T14:53:00Z">
        <w:r w:rsidR="00717CAF">
          <w:rPr>
            <w:rFonts w:ascii="Times New Roman" w:hAnsi="Times New Roman" w:cs="Times New Roman"/>
            <w:sz w:val="24"/>
            <w:szCs w:val="24"/>
          </w:rPr>
          <w:t xml:space="preserve">uzaktan </w:t>
        </w:r>
      </w:ins>
      <w:proofErr w:type="spellStart"/>
      <w:ins w:id="33" w:author="Baris Can Ustundag" w:date="2022-01-06T14:52:00Z">
        <w:r w:rsidR="00717CAF">
          <w:rPr>
            <w:rFonts w:ascii="Times New Roman" w:hAnsi="Times New Roman" w:cs="Times New Roman"/>
            <w:sz w:val="24"/>
            <w:szCs w:val="24"/>
          </w:rPr>
          <w:t>gerçekleştirilmekte</w:t>
        </w:r>
      </w:ins>
      <w:ins w:id="34" w:author="Baris Can Ustundag" w:date="2022-01-06T14:53:00Z">
        <w:r w:rsidR="00717CAF">
          <w:rPr>
            <w:rFonts w:ascii="Times New Roman" w:hAnsi="Times New Roman" w:cs="Times New Roman"/>
            <w:sz w:val="24"/>
            <w:szCs w:val="24"/>
          </w:rPr>
          <w:t>tir</w:t>
        </w:r>
        <w:proofErr w:type="spellEnd"/>
        <w:r w:rsidR="00717CAF">
          <w:rPr>
            <w:rFonts w:ascii="Times New Roman" w:hAnsi="Times New Roman" w:cs="Times New Roman"/>
            <w:sz w:val="24"/>
            <w:szCs w:val="24"/>
          </w:rPr>
          <w:t xml:space="preserve">. </w:t>
        </w:r>
      </w:ins>
      <w:r w:rsidR="008A0CFB" w:rsidRPr="008E710F">
        <w:rPr>
          <w:rFonts w:ascii="Times New Roman" w:hAnsi="Times New Roman" w:cs="Times New Roman"/>
          <w:sz w:val="24"/>
          <w:szCs w:val="24"/>
        </w:rPr>
        <w:t>Cihaz</w:t>
      </w:r>
      <w:del w:id="35" w:author="Baris Can Ustundag" w:date="2022-01-06T14:53:00Z">
        <w:r w:rsidR="008A0CFB" w:rsidRPr="008E710F" w:rsidDel="00717CAF">
          <w:rPr>
            <w:rFonts w:ascii="Times New Roman" w:hAnsi="Times New Roman" w:cs="Times New Roman"/>
            <w:sz w:val="24"/>
            <w:szCs w:val="24"/>
          </w:rPr>
          <w:delText>ın</w:delText>
        </w:r>
      </w:del>
      <w:r w:rsidR="008A0CFB" w:rsidRPr="008E710F">
        <w:rPr>
          <w:rFonts w:ascii="Times New Roman" w:hAnsi="Times New Roman" w:cs="Times New Roman"/>
          <w:sz w:val="24"/>
          <w:szCs w:val="24"/>
        </w:rPr>
        <w:t xml:space="preserve"> </w:t>
      </w:r>
      <w:del w:id="36" w:author="Baris Can Ustundag" w:date="2022-01-06T14:53:00Z">
        <w:r w:rsidR="008A0CFB" w:rsidRPr="008E710F" w:rsidDel="00717CAF">
          <w:rPr>
            <w:rFonts w:ascii="Times New Roman" w:hAnsi="Times New Roman" w:cs="Times New Roman"/>
            <w:sz w:val="24"/>
            <w:szCs w:val="24"/>
          </w:rPr>
          <w:delText xml:space="preserve">yaptığı ölçüm kayıtları cihaz modülü </w:delText>
        </w:r>
      </w:del>
      <w:ins w:id="37" w:author="Baris Can Ustundag" w:date="2022-01-06T14:53:00Z">
        <w:r w:rsidR="00717CAF">
          <w:rPr>
            <w:rFonts w:ascii="Times New Roman" w:hAnsi="Times New Roman" w:cs="Times New Roman"/>
            <w:sz w:val="24"/>
            <w:szCs w:val="24"/>
          </w:rPr>
          <w:t xml:space="preserve">internet erişimini </w:t>
        </w:r>
      </w:ins>
      <w:ins w:id="38" w:author="Baris Can Ustundag" w:date="2022-01-06T14:51:00Z">
        <w:r w:rsidR="005E329C">
          <w:rPr>
            <w:rFonts w:ascii="Times New Roman" w:hAnsi="Times New Roman" w:cs="Times New Roman"/>
            <w:sz w:val="24"/>
            <w:szCs w:val="24"/>
          </w:rPr>
          <w:t>GSM üzerinden</w:t>
        </w:r>
      </w:ins>
      <w:ins w:id="39" w:author="Baris Can Ustundag" w:date="2022-01-06T14:53:00Z">
        <w:r w:rsidR="00717CAF">
          <w:rPr>
            <w:rFonts w:ascii="Times New Roman" w:hAnsi="Times New Roman" w:cs="Times New Roman"/>
            <w:sz w:val="24"/>
            <w:szCs w:val="24"/>
          </w:rPr>
          <w:t xml:space="preserve"> </w:t>
        </w:r>
      </w:ins>
      <w:del w:id="40" w:author="Baris Can Ustundag" w:date="2022-01-06T14:51:00Z">
        <w:r w:rsidR="008A0CFB" w:rsidRPr="008E710F" w:rsidDel="005E329C">
          <w:rPr>
            <w:rFonts w:ascii="Times New Roman" w:hAnsi="Times New Roman" w:cs="Times New Roman"/>
            <w:sz w:val="24"/>
            <w:szCs w:val="24"/>
          </w:rPr>
          <w:delText xml:space="preserve">içerisinde bulunan bir GSM kart vasıtası </w:delText>
        </w:r>
      </w:del>
      <w:del w:id="41" w:author="Baris Can Ustundag" w:date="2022-01-06T14:54:00Z">
        <w:r w:rsidR="008A0CFB" w:rsidRPr="008E710F" w:rsidDel="00717CAF">
          <w:rPr>
            <w:rFonts w:ascii="Times New Roman" w:hAnsi="Times New Roman" w:cs="Times New Roman"/>
            <w:sz w:val="24"/>
            <w:szCs w:val="24"/>
          </w:rPr>
          <w:delText xml:space="preserve">ile internet bağlantısı ile sonuç takip web sayfasına aktarılmakta </w:delText>
        </w:r>
      </w:del>
      <w:r w:rsidR="008A0CFB" w:rsidRPr="008E710F">
        <w:rPr>
          <w:rFonts w:ascii="Times New Roman" w:hAnsi="Times New Roman" w:cs="Times New Roman"/>
          <w:sz w:val="24"/>
          <w:szCs w:val="24"/>
        </w:rPr>
        <w:t xml:space="preserve">ve kişisel kullanıcı bilgileri girilerek hem cepten hem de bilgisayardan anlık veri ve grafiksel görseller olarak takip edilebilmektedir. </w:t>
      </w:r>
      <w:r w:rsidR="00F362A6" w:rsidRPr="008E710F">
        <w:rPr>
          <w:rFonts w:ascii="Times New Roman" w:hAnsi="Times New Roman" w:cs="Times New Roman"/>
          <w:sz w:val="24"/>
          <w:szCs w:val="24"/>
        </w:rPr>
        <w:t xml:space="preserve">Ayrıca kaydedilen tüm veriler Excel formatında indirilebilmektedir. </w:t>
      </w:r>
      <w:r w:rsidR="008A0CFB" w:rsidRPr="008E710F">
        <w:rPr>
          <w:rFonts w:ascii="Times New Roman" w:hAnsi="Times New Roman" w:cs="Times New Roman"/>
          <w:sz w:val="24"/>
          <w:szCs w:val="24"/>
        </w:rPr>
        <w:t xml:space="preserve">Örnek bir sayfa görüntüsü Şekil </w:t>
      </w:r>
      <w:r w:rsidR="00D10247" w:rsidRPr="008E710F">
        <w:rPr>
          <w:rFonts w:ascii="Times New Roman" w:hAnsi="Times New Roman" w:cs="Times New Roman"/>
          <w:sz w:val="24"/>
          <w:szCs w:val="24"/>
        </w:rPr>
        <w:t>1</w:t>
      </w:r>
      <w:r w:rsidR="008A0CFB" w:rsidRPr="008E710F">
        <w:rPr>
          <w:rFonts w:ascii="Times New Roman" w:hAnsi="Times New Roman" w:cs="Times New Roman"/>
          <w:sz w:val="24"/>
          <w:szCs w:val="24"/>
        </w:rPr>
        <w:t xml:space="preserve">’de verilmiştir. Bu </w:t>
      </w:r>
      <w:r w:rsidR="00A07064">
        <w:rPr>
          <w:rFonts w:ascii="Times New Roman" w:hAnsi="Times New Roman" w:cs="Times New Roman"/>
          <w:sz w:val="24"/>
          <w:szCs w:val="24"/>
        </w:rPr>
        <w:t>çalışma</w:t>
      </w:r>
      <w:r w:rsidR="008A0CFB" w:rsidRPr="008E710F">
        <w:rPr>
          <w:rFonts w:ascii="Times New Roman" w:hAnsi="Times New Roman" w:cs="Times New Roman"/>
          <w:sz w:val="24"/>
          <w:szCs w:val="24"/>
        </w:rPr>
        <w:t xml:space="preserve"> kapsamında yapılan tüm ölçümler Excel programına indirilmiş ve </w:t>
      </w:r>
      <w:r w:rsidR="00F362A6">
        <w:rPr>
          <w:rFonts w:ascii="Times New Roman" w:hAnsi="Times New Roman" w:cs="Times New Roman"/>
          <w:sz w:val="24"/>
          <w:szCs w:val="24"/>
        </w:rPr>
        <w:t xml:space="preserve">istatistik hesaplar ve grafiksel görseller </w:t>
      </w:r>
      <w:del w:id="42" w:author="Baris Can Ustundag" w:date="2022-01-06T14:54:00Z">
        <w:r w:rsidR="00F362A6" w:rsidDel="00717CAF">
          <w:rPr>
            <w:rFonts w:ascii="Times New Roman" w:hAnsi="Times New Roman" w:cs="Times New Roman"/>
            <w:sz w:val="24"/>
            <w:szCs w:val="24"/>
          </w:rPr>
          <w:delText xml:space="preserve">excel </w:delText>
        </w:r>
      </w:del>
      <w:ins w:id="43" w:author="Baris Can Ustundag" w:date="2022-01-06T14:54:00Z">
        <w:r w:rsidR="00717CAF">
          <w:rPr>
            <w:rFonts w:ascii="Times New Roman" w:hAnsi="Times New Roman" w:cs="Times New Roman"/>
            <w:sz w:val="24"/>
            <w:szCs w:val="24"/>
          </w:rPr>
          <w:t>E</w:t>
        </w:r>
        <w:r w:rsidR="00717CAF">
          <w:rPr>
            <w:rFonts w:ascii="Times New Roman" w:hAnsi="Times New Roman" w:cs="Times New Roman"/>
            <w:sz w:val="24"/>
            <w:szCs w:val="24"/>
          </w:rPr>
          <w:t xml:space="preserve">xcel </w:t>
        </w:r>
      </w:ins>
      <w:r w:rsidR="00F362A6">
        <w:rPr>
          <w:rFonts w:ascii="Times New Roman" w:hAnsi="Times New Roman" w:cs="Times New Roman"/>
          <w:sz w:val="24"/>
          <w:szCs w:val="24"/>
        </w:rPr>
        <w:t>kullanılarak yapılmıştır.</w:t>
      </w:r>
      <w:r w:rsidR="008A0CFB" w:rsidRPr="008E710F">
        <w:rPr>
          <w:rFonts w:ascii="Times New Roman" w:hAnsi="Times New Roman" w:cs="Times New Roman"/>
          <w:sz w:val="24"/>
          <w:szCs w:val="24"/>
        </w:rPr>
        <w:t xml:space="preserve">  </w:t>
      </w:r>
    </w:p>
    <w:p w14:paraId="5707479C" w14:textId="77777777" w:rsidR="00E054E7" w:rsidRPr="008E710F" w:rsidRDefault="00E054E7" w:rsidP="008E710F">
      <w:pPr>
        <w:spacing w:after="120" w:line="360" w:lineRule="auto"/>
        <w:jc w:val="both"/>
        <w:rPr>
          <w:rFonts w:ascii="Times New Roman" w:hAnsi="Times New Roman" w:cs="Times New Roman"/>
          <w:sz w:val="24"/>
          <w:szCs w:val="24"/>
        </w:rPr>
      </w:pPr>
    </w:p>
    <w:p w14:paraId="3C02F3E3" w14:textId="2D2C07B6" w:rsidR="008A0CFB" w:rsidRPr="00CE3D97" w:rsidRDefault="008A0CFB" w:rsidP="00E054E7">
      <w:pPr>
        <w:pStyle w:val="Caption"/>
        <w:spacing w:after="120" w:line="360" w:lineRule="auto"/>
        <w:jc w:val="center"/>
        <w:rPr>
          <w:b w:val="0"/>
          <w:bCs w:val="0"/>
          <w:sz w:val="24"/>
          <w:szCs w:val="24"/>
        </w:rPr>
      </w:pPr>
      <w:bookmarkStart w:id="44" w:name="_Hlk74673593"/>
      <w:proofErr w:type="spellStart"/>
      <w:r w:rsidRPr="008E710F">
        <w:rPr>
          <w:sz w:val="24"/>
          <w:szCs w:val="24"/>
          <w:lang w:val="tr-TR"/>
        </w:rPr>
        <w:t>Tabl</w:t>
      </w:r>
      <w:r w:rsidR="00E054E7">
        <w:rPr>
          <w:sz w:val="24"/>
          <w:szCs w:val="24"/>
          <w:lang w:val="tr-TR"/>
        </w:rPr>
        <w:t>e</w:t>
      </w:r>
      <w:proofErr w:type="spellEnd"/>
      <w:r w:rsidRPr="008E710F">
        <w:rPr>
          <w:sz w:val="24"/>
          <w:szCs w:val="24"/>
          <w:lang w:val="tr-TR"/>
        </w:rPr>
        <w:t xml:space="preserve"> 1. </w:t>
      </w:r>
      <w:proofErr w:type="spellStart"/>
      <w:r w:rsidR="00E054E7" w:rsidRPr="00CE3D97">
        <w:rPr>
          <w:b w:val="0"/>
          <w:bCs w:val="0"/>
          <w:sz w:val="24"/>
          <w:szCs w:val="24"/>
          <w:lang w:val="tr-TR"/>
        </w:rPr>
        <w:t>Measurement</w:t>
      </w:r>
      <w:proofErr w:type="spellEnd"/>
      <w:r w:rsidR="00E054E7" w:rsidRPr="00CE3D97">
        <w:rPr>
          <w:b w:val="0"/>
          <w:bCs w:val="0"/>
          <w:sz w:val="24"/>
          <w:szCs w:val="24"/>
          <w:lang w:val="tr-TR"/>
        </w:rPr>
        <w:t xml:space="preserve"> </w:t>
      </w:r>
      <w:proofErr w:type="spellStart"/>
      <w:r w:rsidR="00CE3D97">
        <w:rPr>
          <w:b w:val="0"/>
          <w:bCs w:val="0"/>
          <w:sz w:val="24"/>
          <w:szCs w:val="24"/>
          <w:lang w:val="tr-TR"/>
        </w:rPr>
        <w:t>a</w:t>
      </w:r>
      <w:r w:rsidR="00E054E7" w:rsidRPr="00CE3D97">
        <w:rPr>
          <w:b w:val="0"/>
          <w:bCs w:val="0"/>
          <w:sz w:val="24"/>
          <w:szCs w:val="24"/>
          <w:lang w:val="tr-TR"/>
        </w:rPr>
        <w:t>reas</w:t>
      </w:r>
      <w:proofErr w:type="spellEnd"/>
      <w:r w:rsidR="00CE3D97" w:rsidRPr="00CE3D97">
        <w:rPr>
          <w:b w:val="0"/>
          <w:bCs w:val="0"/>
          <w:sz w:val="24"/>
          <w:szCs w:val="24"/>
          <w:lang w:val="tr-TR"/>
        </w:rPr>
        <w:t xml:space="preserve">, </w:t>
      </w:r>
      <w:proofErr w:type="spellStart"/>
      <w:r w:rsidR="00CE3D97" w:rsidRPr="00CE3D97">
        <w:rPr>
          <w:b w:val="0"/>
          <w:bCs w:val="0"/>
          <w:sz w:val="24"/>
          <w:szCs w:val="24"/>
          <w:lang w:val="tr-TR"/>
        </w:rPr>
        <w:t>date</w:t>
      </w:r>
      <w:proofErr w:type="spellEnd"/>
      <w:r w:rsidR="00CE3D97" w:rsidRPr="00CE3D97">
        <w:rPr>
          <w:b w:val="0"/>
          <w:bCs w:val="0"/>
          <w:sz w:val="24"/>
          <w:szCs w:val="24"/>
          <w:lang w:val="tr-TR"/>
        </w:rPr>
        <w:t>, time</w:t>
      </w:r>
      <w:r w:rsidR="00E054E7" w:rsidRPr="00CE3D97">
        <w:rPr>
          <w:b w:val="0"/>
          <w:bCs w:val="0"/>
          <w:sz w:val="24"/>
          <w:szCs w:val="24"/>
          <w:lang w:val="tr-TR"/>
        </w:rPr>
        <w:t xml:space="preserve"> </w:t>
      </w:r>
      <w:proofErr w:type="spellStart"/>
      <w:r w:rsidR="00E054E7" w:rsidRPr="00CE3D97">
        <w:rPr>
          <w:b w:val="0"/>
          <w:bCs w:val="0"/>
          <w:sz w:val="24"/>
          <w:szCs w:val="24"/>
          <w:lang w:val="tr-TR"/>
        </w:rPr>
        <w:t>and</w:t>
      </w:r>
      <w:proofErr w:type="spellEnd"/>
      <w:r w:rsidR="00E054E7" w:rsidRPr="00CE3D97">
        <w:rPr>
          <w:b w:val="0"/>
          <w:bCs w:val="0"/>
          <w:sz w:val="24"/>
          <w:szCs w:val="24"/>
          <w:lang w:val="tr-TR"/>
        </w:rPr>
        <w:t xml:space="preserve"> </w:t>
      </w:r>
      <w:proofErr w:type="spellStart"/>
      <w:r w:rsidR="00E054E7" w:rsidRPr="00CE3D97">
        <w:rPr>
          <w:b w:val="0"/>
          <w:bCs w:val="0"/>
          <w:sz w:val="24"/>
          <w:szCs w:val="24"/>
          <w:lang w:val="tr-TR"/>
        </w:rPr>
        <w:t>discriptions</w:t>
      </w:r>
      <w:proofErr w:type="spellEnd"/>
      <w:r w:rsidR="00E054E7" w:rsidRPr="00CE3D97">
        <w:rPr>
          <w:b w:val="0"/>
          <w:bCs w:val="0"/>
          <w:sz w:val="24"/>
          <w:szCs w:val="24"/>
          <w:lang w:val="tr-TR"/>
        </w:rPr>
        <w:t>.</w:t>
      </w:r>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1134"/>
        <w:gridCol w:w="1210"/>
        <w:gridCol w:w="1483"/>
        <w:gridCol w:w="992"/>
        <w:gridCol w:w="2040"/>
      </w:tblGrid>
      <w:tr w:rsidR="00CE10FB" w:rsidRPr="00CE10FB" w14:paraId="036086F0" w14:textId="77777777" w:rsidTr="00E054E7">
        <w:trPr>
          <w:trHeight w:val="917"/>
          <w:jc w:val="center"/>
        </w:trPr>
        <w:tc>
          <w:tcPr>
            <w:tcW w:w="1129" w:type="dxa"/>
            <w:shd w:val="clear" w:color="auto" w:fill="auto"/>
            <w:vAlign w:val="center"/>
          </w:tcPr>
          <w:p w14:paraId="571684F4" w14:textId="77168B43" w:rsidR="00CE10FB" w:rsidRPr="00CE10FB" w:rsidRDefault="00CE10FB" w:rsidP="00CE10FB">
            <w:pPr>
              <w:spacing w:after="0" w:line="240" w:lineRule="auto"/>
              <w:jc w:val="center"/>
              <w:rPr>
                <w:rFonts w:ascii="Times New Roman" w:eastAsia="Calibri" w:hAnsi="Times New Roman" w:cs="Times New Roman"/>
                <w:sz w:val="20"/>
                <w:szCs w:val="20"/>
              </w:rPr>
            </w:pPr>
            <w:proofErr w:type="spellStart"/>
            <w:r w:rsidRPr="00CE10FB">
              <w:rPr>
                <w:rFonts w:ascii="Times New Roman" w:eastAsia="Calibri" w:hAnsi="Times New Roman" w:cs="Times New Roman"/>
                <w:sz w:val="20"/>
                <w:szCs w:val="20"/>
              </w:rPr>
              <w:t>Areas</w:t>
            </w:r>
            <w:proofErr w:type="spellEnd"/>
          </w:p>
        </w:tc>
        <w:tc>
          <w:tcPr>
            <w:tcW w:w="993" w:type="dxa"/>
            <w:shd w:val="clear" w:color="auto" w:fill="auto"/>
            <w:vAlign w:val="center"/>
          </w:tcPr>
          <w:p w14:paraId="15F7733D" w14:textId="1D352703" w:rsidR="00CE10FB" w:rsidRPr="00CE10FB" w:rsidRDefault="00C85768" w:rsidP="00CE10FB">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Codes</w:t>
            </w:r>
            <w:proofErr w:type="spellEnd"/>
          </w:p>
        </w:tc>
        <w:tc>
          <w:tcPr>
            <w:tcW w:w="1134" w:type="dxa"/>
            <w:shd w:val="clear" w:color="auto" w:fill="auto"/>
            <w:vAlign w:val="center"/>
          </w:tcPr>
          <w:p w14:paraId="510CA288" w14:textId="10E030D6" w:rsidR="00CE10FB" w:rsidRPr="00CE10FB" w:rsidRDefault="00CE10FB" w:rsidP="00CE10FB">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Date</w:t>
            </w:r>
            <w:proofErr w:type="spellEnd"/>
          </w:p>
        </w:tc>
        <w:tc>
          <w:tcPr>
            <w:tcW w:w="1210" w:type="dxa"/>
            <w:shd w:val="clear" w:color="auto" w:fill="auto"/>
            <w:vAlign w:val="center"/>
          </w:tcPr>
          <w:p w14:paraId="6CC41E29" w14:textId="57C47298" w:rsidR="00CE10FB" w:rsidRPr="00CE10FB" w:rsidRDefault="00CE10FB"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Time</w:t>
            </w:r>
          </w:p>
        </w:tc>
        <w:tc>
          <w:tcPr>
            <w:tcW w:w="1483" w:type="dxa"/>
            <w:shd w:val="clear" w:color="auto" w:fill="auto"/>
            <w:vAlign w:val="center"/>
          </w:tcPr>
          <w:p w14:paraId="3AC5F42B" w14:textId="46999124" w:rsidR="00CE10FB" w:rsidRPr="00CE10FB" w:rsidRDefault="00CE10FB"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Human </w:t>
            </w:r>
            <w:proofErr w:type="spellStart"/>
            <w:r>
              <w:rPr>
                <w:rFonts w:ascii="Times New Roman" w:eastAsia="Calibri" w:hAnsi="Times New Roman" w:cs="Times New Roman"/>
                <w:sz w:val="20"/>
                <w:szCs w:val="20"/>
              </w:rPr>
              <w:t>density</w:t>
            </w:r>
            <w:proofErr w:type="spellEnd"/>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level</w:t>
            </w:r>
            <w:proofErr w:type="spellEnd"/>
            <w:r>
              <w:rPr>
                <w:rFonts w:ascii="Times New Roman" w:eastAsia="Calibri" w:hAnsi="Times New Roman" w:cs="Times New Roman"/>
                <w:sz w:val="20"/>
                <w:szCs w:val="20"/>
              </w:rPr>
              <w:t xml:space="preserve"> </w:t>
            </w:r>
            <w:r w:rsidRPr="00CE10FB">
              <w:rPr>
                <w:rFonts w:ascii="Times New Roman" w:eastAsia="Calibri" w:hAnsi="Times New Roman" w:cs="Times New Roman"/>
                <w:sz w:val="20"/>
                <w:szCs w:val="20"/>
              </w:rPr>
              <w:t>(</w:t>
            </w:r>
            <w:proofErr w:type="spellStart"/>
            <w:r w:rsidR="00FD10D8">
              <w:rPr>
                <w:rFonts w:ascii="Times New Roman" w:eastAsia="Calibri" w:hAnsi="Times New Roman" w:cs="Times New Roman"/>
                <w:sz w:val="20"/>
                <w:szCs w:val="20"/>
              </w:rPr>
              <w:t>from</w:t>
            </w:r>
            <w:proofErr w:type="spellEnd"/>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low</w:t>
            </w:r>
            <w:proofErr w:type="spellEnd"/>
            <w:r>
              <w:rPr>
                <w:rFonts w:ascii="Times New Roman" w:eastAsia="Calibri" w:hAnsi="Times New Roman" w:cs="Times New Roman"/>
                <w:sz w:val="20"/>
                <w:szCs w:val="20"/>
              </w:rPr>
              <w:t xml:space="preserve"> </w:t>
            </w:r>
            <w:r w:rsidR="00FD10D8">
              <w:rPr>
                <w:rFonts w:ascii="Times New Roman" w:eastAsia="Calibri" w:hAnsi="Times New Roman" w:cs="Times New Roman"/>
                <w:sz w:val="20"/>
                <w:szCs w:val="20"/>
              </w:rPr>
              <w:t xml:space="preserve">-1 </w:t>
            </w:r>
            <w:proofErr w:type="spellStart"/>
            <w:r w:rsidR="00FD10D8">
              <w:rPr>
                <w:rFonts w:ascii="Times New Roman" w:eastAsia="Calibri" w:hAnsi="Times New Roman" w:cs="Times New Roman"/>
                <w:sz w:val="20"/>
                <w:szCs w:val="20"/>
              </w:rPr>
              <w:t>to</w:t>
            </w:r>
            <w:proofErr w:type="spellEnd"/>
            <w:r w:rsidR="00FD10D8">
              <w:rPr>
                <w:rFonts w:ascii="Times New Roman" w:eastAsia="Calibri" w:hAnsi="Times New Roman" w:cs="Times New Roman"/>
                <w:sz w:val="20"/>
                <w:szCs w:val="20"/>
              </w:rPr>
              <w:t xml:space="preserve"> </w:t>
            </w:r>
            <w:proofErr w:type="spellStart"/>
            <w:r w:rsidR="00FD10D8">
              <w:rPr>
                <w:rFonts w:ascii="Times New Roman" w:eastAsia="Calibri" w:hAnsi="Times New Roman" w:cs="Times New Roman"/>
                <w:sz w:val="20"/>
                <w:szCs w:val="20"/>
              </w:rPr>
              <w:t>high</w:t>
            </w:r>
            <w:proofErr w:type="spellEnd"/>
            <w:r w:rsidR="00FD10D8">
              <w:rPr>
                <w:rFonts w:ascii="Times New Roman" w:eastAsia="Calibri" w:hAnsi="Times New Roman" w:cs="Times New Roman"/>
                <w:sz w:val="20"/>
                <w:szCs w:val="20"/>
              </w:rPr>
              <w:t xml:space="preserve"> level-5</w:t>
            </w:r>
            <w:r w:rsidRPr="00CE10FB">
              <w:rPr>
                <w:rFonts w:ascii="Times New Roman" w:eastAsia="Calibri" w:hAnsi="Times New Roman" w:cs="Times New Roman"/>
                <w:sz w:val="20"/>
                <w:szCs w:val="20"/>
              </w:rPr>
              <w:t>)</w:t>
            </w:r>
          </w:p>
        </w:tc>
        <w:tc>
          <w:tcPr>
            <w:tcW w:w="992" w:type="dxa"/>
            <w:shd w:val="clear" w:color="auto" w:fill="auto"/>
            <w:vAlign w:val="center"/>
          </w:tcPr>
          <w:p w14:paraId="5734F767" w14:textId="180ABD20" w:rsidR="00CE10FB" w:rsidRPr="00CE10FB" w:rsidRDefault="00FD10D8" w:rsidP="00CE10FB">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Area</w:t>
            </w:r>
            <w:proofErr w:type="spellEnd"/>
            <w:r w:rsidR="00CE10FB" w:rsidRPr="00CE10FB">
              <w:rPr>
                <w:rFonts w:ascii="Times New Roman" w:eastAsia="Calibri" w:hAnsi="Times New Roman" w:cs="Times New Roman"/>
                <w:sz w:val="20"/>
                <w:szCs w:val="20"/>
              </w:rPr>
              <w:t xml:space="preserve"> (m</w:t>
            </w:r>
            <w:r w:rsidR="00CE10FB" w:rsidRPr="00CE10FB">
              <w:rPr>
                <w:rFonts w:ascii="Times New Roman" w:eastAsia="Calibri" w:hAnsi="Times New Roman" w:cs="Times New Roman"/>
                <w:sz w:val="20"/>
                <w:szCs w:val="20"/>
                <w:vertAlign w:val="superscript"/>
              </w:rPr>
              <w:t>2</w:t>
            </w:r>
            <w:r w:rsidR="00CE10FB" w:rsidRPr="00CE10FB">
              <w:rPr>
                <w:rFonts w:ascii="Times New Roman" w:eastAsia="Calibri" w:hAnsi="Times New Roman" w:cs="Times New Roman"/>
                <w:sz w:val="20"/>
                <w:szCs w:val="20"/>
              </w:rPr>
              <w:t>)</w:t>
            </w:r>
          </w:p>
        </w:tc>
        <w:tc>
          <w:tcPr>
            <w:tcW w:w="2040" w:type="dxa"/>
            <w:shd w:val="clear" w:color="auto" w:fill="auto"/>
            <w:vAlign w:val="center"/>
          </w:tcPr>
          <w:p w14:paraId="260405D5" w14:textId="00676EEB" w:rsidR="00CE10FB" w:rsidRPr="00CE10FB" w:rsidRDefault="008A592D" w:rsidP="00CE10FB">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Air</w:t>
            </w:r>
            <w:proofErr w:type="spellEnd"/>
            <w:r>
              <w:rPr>
                <w:rFonts w:ascii="Times New Roman" w:eastAsia="Calibri" w:hAnsi="Times New Roman" w:cs="Times New Roman"/>
                <w:sz w:val="20"/>
                <w:szCs w:val="20"/>
              </w:rPr>
              <w:t xml:space="preserve"> </w:t>
            </w:r>
            <w:proofErr w:type="spellStart"/>
            <w:r w:rsidR="00FD10D8">
              <w:rPr>
                <w:rFonts w:ascii="Times New Roman" w:eastAsia="Calibri" w:hAnsi="Times New Roman" w:cs="Times New Roman"/>
                <w:sz w:val="20"/>
                <w:szCs w:val="20"/>
              </w:rPr>
              <w:t>Ventilation</w:t>
            </w:r>
            <w:proofErr w:type="spellEnd"/>
            <w:r w:rsidR="00FD10D8">
              <w:rPr>
                <w:rFonts w:ascii="Times New Roman" w:eastAsia="Calibri" w:hAnsi="Times New Roman" w:cs="Times New Roman"/>
                <w:sz w:val="20"/>
                <w:szCs w:val="20"/>
              </w:rPr>
              <w:t xml:space="preserve"> </w:t>
            </w:r>
            <w:proofErr w:type="spellStart"/>
            <w:r w:rsidR="00FD10D8">
              <w:rPr>
                <w:rFonts w:ascii="Times New Roman" w:eastAsia="Calibri" w:hAnsi="Times New Roman" w:cs="Times New Roman"/>
                <w:sz w:val="20"/>
                <w:szCs w:val="20"/>
              </w:rPr>
              <w:t>System</w:t>
            </w:r>
            <w:proofErr w:type="spellEnd"/>
          </w:p>
        </w:tc>
      </w:tr>
      <w:tr w:rsidR="00CE10FB" w:rsidRPr="00CE10FB" w14:paraId="23F95EE3" w14:textId="77777777" w:rsidTr="00E054E7">
        <w:trPr>
          <w:trHeight w:val="547"/>
          <w:jc w:val="center"/>
        </w:trPr>
        <w:tc>
          <w:tcPr>
            <w:tcW w:w="1129" w:type="dxa"/>
            <w:vMerge w:val="restart"/>
            <w:shd w:val="clear" w:color="auto" w:fill="auto"/>
            <w:vAlign w:val="center"/>
          </w:tcPr>
          <w:p w14:paraId="29254E66" w14:textId="6B76A0D6" w:rsidR="00CE10FB" w:rsidRPr="00CE10FB" w:rsidRDefault="00CE10FB" w:rsidP="00CE10FB">
            <w:pPr>
              <w:spacing w:after="0" w:line="240" w:lineRule="auto"/>
              <w:jc w:val="center"/>
              <w:rPr>
                <w:rFonts w:ascii="Times New Roman" w:eastAsia="Calibri" w:hAnsi="Times New Roman" w:cs="Times New Roman"/>
                <w:sz w:val="20"/>
                <w:szCs w:val="20"/>
              </w:rPr>
            </w:pPr>
            <w:proofErr w:type="spellStart"/>
            <w:r w:rsidRPr="00CE10FB">
              <w:rPr>
                <w:rFonts w:ascii="Times New Roman" w:eastAsia="Calibri" w:hAnsi="Times New Roman" w:cs="Times New Roman"/>
                <w:sz w:val="20"/>
                <w:szCs w:val="20"/>
              </w:rPr>
              <w:t>Public</w:t>
            </w:r>
            <w:proofErr w:type="spellEnd"/>
            <w:r w:rsidRPr="00CE10FB">
              <w:rPr>
                <w:rFonts w:ascii="Times New Roman" w:eastAsia="Calibri" w:hAnsi="Times New Roman" w:cs="Times New Roman"/>
                <w:sz w:val="20"/>
                <w:szCs w:val="20"/>
              </w:rPr>
              <w:t xml:space="preserve"> Transport</w:t>
            </w:r>
          </w:p>
        </w:tc>
        <w:tc>
          <w:tcPr>
            <w:tcW w:w="993" w:type="dxa"/>
            <w:shd w:val="clear" w:color="auto" w:fill="auto"/>
            <w:vAlign w:val="center"/>
          </w:tcPr>
          <w:p w14:paraId="173D7526" w14:textId="6F22EF4E" w:rsidR="00CE10FB" w:rsidRPr="00CE10FB" w:rsidRDefault="00FD10D8"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PT</w:t>
            </w:r>
            <w:r w:rsidR="00CE10FB" w:rsidRPr="00CE10FB">
              <w:rPr>
                <w:rFonts w:ascii="Times New Roman" w:eastAsia="Calibri" w:hAnsi="Times New Roman" w:cs="Times New Roman"/>
                <w:sz w:val="20"/>
                <w:szCs w:val="20"/>
              </w:rPr>
              <w:t xml:space="preserve"> 1</w:t>
            </w:r>
          </w:p>
        </w:tc>
        <w:tc>
          <w:tcPr>
            <w:tcW w:w="1134" w:type="dxa"/>
            <w:shd w:val="clear" w:color="auto" w:fill="auto"/>
            <w:vAlign w:val="center"/>
          </w:tcPr>
          <w:p w14:paraId="2BC40155"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17.03.2021</w:t>
            </w:r>
          </w:p>
        </w:tc>
        <w:tc>
          <w:tcPr>
            <w:tcW w:w="1210" w:type="dxa"/>
            <w:shd w:val="clear" w:color="auto" w:fill="auto"/>
            <w:vAlign w:val="center"/>
          </w:tcPr>
          <w:p w14:paraId="1973DB25"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13:29-13:44</w:t>
            </w:r>
          </w:p>
        </w:tc>
        <w:tc>
          <w:tcPr>
            <w:tcW w:w="1483" w:type="dxa"/>
            <w:shd w:val="clear" w:color="auto" w:fill="auto"/>
            <w:vAlign w:val="center"/>
          </w:tcPr>
          <w:p w14:paraId="0CAAD5F0"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2</w:t>
            </w:r>
          </w:p>
        </w:tc>
        <w:tc>
          <w:tcPr>
            <w:tcW w:w="992" w:type="dxa"/>
            <w:shd w:val="clear" w:color="auto" w:fill="auto"/>
            <w:vAlign w:val="center"/>
          </w:tcPr>
          <w:p w14:paraId="10DE1435"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50</w:t>
            </w:r>
          </w:p>
        </w:tc>
        <w:tc>
          <w:tcPr>
            <w:tcW w:w="2040" w:type="dxa"/>
            <w:shd w:val="clear" w:color="auto" w:fill="auto"/>
            <w:vAlign w:val="center"/>
          </w:tcPr>
          <w:p w14:paraId="32B9FBB0" w14:textId="6D1C1250" w:rsidR="00CE10FB" w:rsidRPr="00CE10FB" w:rsidRDefault="00FD10D8"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Natural </w:t>
            </w:r>
            <w:proofErr w:type="spellStart"/>
            <w:r>
              <w:rPr>
                <w:rFonts w:ascii="Times New Roman" w:eastAsia="Calibri" w:hAnsi="Times New Roman" w:cs="Times New Roman"/>
                <w:sz w:val="20"/>
                <w:szCs w:val="20"/>
              </w:rPr>
              <w:t>with</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door</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and</w:t>
            </w:r>
            <w:proofErr w:type="spellEnd"/>
            <w:r>
              <w:rPr>
                <w:rFonts w:ascii="Times New Roman" w:eastAsia="Calibri" w:hAnsi="Times New Roman" w:cs="Times New Roman"/>
                <w:sz w:val="20"/>
                <w:szCs w:val="20"/>
              </w:rPr>
              <w:t xml:space="preserve"> Central </w:t>
            </w:r>
            <w:r w:rsidR="00CE10FB"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on</w:t>
            </w:r>
          </w:p>
        </w:tc>
      </w:tr>
      <w:tr w:rsidR="00CE10FB" w:rsidRPr="00CE10FB" w14:paraId="74961443" w14:textId="77777777" w:rsidTr="00E054E7">
        <w:trPr>
          <w:trHeight w:val="555"/>
          <w:jc w:val="center"/>
        </w:trPr>
        <w:tc>
          <w:tcPr>
            <w:tcW w:w="1129" w:type="dxa"/>
            <w:vMerge/>
            <w:shd w:val="clear" w:color="auto" w:fill="auto"/>
            <w:vAlign w:val="center"/>
          </w:tcPr>
          <w:p w14:paraId="30B9FD09" w14:textId="77777777" w:rsidR="00CE10FB" w:rsidRPr="00CE10FB" w:rsidRDefault="00CE10FB" w:rsidP="00CE10FB">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6A2D228D" w14:textId="5EF43B6D" w:rsidR="00CE10FB" w:rsidRPr="00CE10FB" w:rsidRDefault="00FD10D8"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PT</w:t>
            </w:r>
            <w:r w:rsidR="00CE10FB" w:rsidRPr="00CE10FB">
              <w:rPr>
                <w:rFonts w:ascii="Times New Roman" w:eastAsia="Calibri" w:hAnsi="Times New Roman" w:cs="Times New Roman"/>
                <w:sz w:val="20"/>
                <w:szCs w:val="20"/>
              </w:rPr>
              <w:t xml:space="preserve"> 2</w:t>
            </w:r>
          </w:p>
        </w:tc>
        <w:tc>
          <w:tcPr>
            <w:tcW w:w="1134" w:type="dxa"/>
            <w:shd w:val="clear" w:color="auto" w:fill="auto"/>
            <w:vAlign w:val="center"/>
          </w:tcPr>
          <w:p w14:paraId="609364B8"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06.04.2021</w:t>
            </w:r>
          </w:p>
        </w:tc>
        <w:tc>
          <w:tcPr>
            <w:tcW w:w="1210" w:type="dxa"/>
            <w:shd w:val="clear" w:color="auto" w:fill="auto"/>
            <w:vAlign w:val="center"/>
          </w:tcPr>
          <w:p w14:paraId="118BDD75"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13:45-14:00</w:t>
            </w:r>
          </w:p>
        </w:tc>
        <w:tc>
          <w:tcPr>
            <w:tcW w:w="1483" w:type="dxa"/>
            <w:shd w:val="clear" w:color="auto" w:fill="auto"/>
            <w:vAlign w:val="center"/>
          </w:tcPr>
          <w:p w14:paraId="3DBB9996"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3</w:t>
            </w:r>
          </w:p>
        </w:tc>
        <w:tc>
          <w:tcPr>
            <w:tcW w:w="992" w:type="dxa"/>
            <w:shd w:val="clear" w:color="auto" w:fill="auto"/>
            <w:vAlign w:val="center"/>
          </w:tcPr>
          <w:p w14:paraId="60FFDF4A"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50</w:t>
            </w:r>
          </w:p>
        </w:tc>
        <w:tc>
          <w:tcPr>
            <w:tcW w:w="2040" w:type="dxa"/>
            <w:shd w:val="clear" w:color="auto" w:fill="auto"/>
            <w:vAlign w:val="center"/>
          </w:tcPr>
          <w:p w14:paraId="532604E1" w14:textId="397CBE8B" w:rsidR="00CE10FB"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Natural </w:t>
            </w:r>
            <w:proofErr w:type="spellStart"/>
            <w:r>
              <w:rPr>
                <w:rFonts w:ascii="Times New Roman" w:eastAsia="Calibri" w:hAnsi="Times New Roman" w:cs="Times New Roman"/>
                <w:sz w:val="20"/>
                <w:szCs w:val="20"/>
              </w:rPr>
              <w:t>with</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door</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and</w:t>
            </w:r>
            <w:proofErr w:type="spellEnd"/>
            <w:r>
              <w:rPr>
                <w:rFonts w:ascii="Times New Roman" w:eastAsia="Calibri" w:hAnsi="Times New Roman" w:cs="Times New Roman"/>
                <w:sz w:val="20"/>
                <w:szCs w:val="20"/>
              </w:rPr>
              <w:t xml:space="preserve"> Central </w:t>
            </w:r>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on</w:t>
            </w:r>
          </w:p>
        </w:tc>
      </w:tr>
      <w:tr w:rsidR="00CE10FB" w:rsidRPr="00CE10FB" w14:paraId="4ED6972F" w14:textId="77777777" w:rsidTr="00E054E7">
        <w:trPr>
          <w:trHeight w:val="136"/>
          <w:jc w:val="center"/>
        </w:trPr>
        <w:tc>
          <w:tcPr>
            <w:tcW w:w="1129" w:type="dxa"/>
            <w:vMerge/>
            <w:shd w:val="clear" w:color="auto" w:fill="auto"/>
            <w:vAlign w:val="center"/>
          </w:tcPr>
          <w:p w14:paraId="3C943717" w14:textId="77777777" w:rsidR="00CE10FB" w:rsidRPr="00CE10FB" w:rsidRDefault="00CE10FB" w:rsidP="00CE10FB">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1D1244CD" w14:textId="23E42080" w:rsidR="00CE10FB" w:rsidRPr="00CE10FB" w:rsidRDefault="00FD10D8"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PT</w:t>
            </w:r>
            <w:r w:rsidR="00CE10FB" w:rsidRPr="00CE10FB">
              <w:rPr>
                <w:rFonts w:ascii="Times New Roman" w:eastAsia="Calibri" w:hAnsi="Times New Roman" w:cs="Times New Roman"/>
                <w:sz w:val="20"/>
                <w:szCs w:val="20"/>
              </w:rPr>
              <w:t xml:space="preserve"> 3</w:t>
            </w:r>
          </w:p>
        </w:tc>
        <w:tc>
          <w:tcPr>
            <w:tcW w:w="1134" w:type="dxa"/>
            <w:shd w:val="clear" w:color="auto" w:fill="auto"/>
            <w:vAlign w:val="center"/>
          </w:tcPr>
          <w:p w14:paraId="60E61EF9"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06.04.2021</w:t>
            </w:r>
          </w:p>
        </w:tc>
        <w:tc>
          <w:tcPr>
            <w:tcW w:w="1210" w:type="dxa"/>
            <w:shd w:val="clear" w:color="auto" w:fill="auto"/>
            <w:vAlign w:val="center"/>
          </w:tcPr>
          <w:p w14:paraId="773F20A1"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14:26-14:41</w:t>
            </w:r>
          </w:p>
        </w:tc>
        <w:tc>
          <w:tcPr>
            <w:tcW w:w="1483" w:type="dxa"/>
            <w:shd w:val="clear" w:color="auto" w:fill="auto"/>
            <w:vAlign w:val="center"/>
          </w:tcPr>
          <w:p w14:paraId="4BD3A916"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5</w:t>
            </w:r>
          </w:p>
        </w:tc>
        <w:tc>
          <w:tcPr>
            <w:tcW w:w="992" w:type="dxa"/>
            <w:shd w:val="clear" w:color="auto" w:fill="auto"/>
            <w:vAlign w:val="center"/>
          </w:tcPr>
          <w:p w14:paraId="120AA0B7" w14:textId="5D08514B" w:rsidR="00CE10FB" w:rsidRPr="00CE10FB" w:rsidRDefault="00A11044"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5</w:t>
            </w:r>
            <w:r w:rsidR="00CE10FB" w:rsidRPr="00CE10FB">
              <w:rPr>
                <w:rFonts w:ascii="Times New Roman" w:eastAsia="Calibri" w:hAnsi="Times New Roman" w:cs="Times New Roman"/>
                <w:sz w:val="20"/>
                <w:szCs w:val="20"/>
              </w:rPr>
              <w:t>0</w:t>
            </w:r>
          </w:p>
        </w:tc>
        <w:tc>
          <w:tcPr>
            <w:tcW w:w="2040" w:type="dxa"/>
            <w:shd w:val="clear" w:color="auto" w:fill="auto"/>
            <w:vAlign w:val="center"/>
          </w:tcPr>
          <w:p w14:paraId="3CC4394A" w14:textId="2EF63B46" w:rsidR="00CE10FB"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Natural </w:t>
            </w:r>
            <w:proofErr w:type="spellStart"/>
            <w:r>
              <w:rPr>
                <w:rFonts w:ascii="Times New Roman" w:eastAsia="Calibri" w:hAnsi="Times New Roman" w:cs="Times New Roman"/>
                <w:sz w:val="20"/>
                <w:szCs w:val="20"/>
              </w:rPr>
              <w:t>with</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door</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and</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window</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and</w:t>
            </w:r>
            <w:proofErr w:type="spellEnd"/>
            <w:r>
              <w:rPr>
                <w:rFonts w:ascii="Times New Roman" w:eastAsia="Calibri" w:hAnsi="Times New Roman" w:cs="Times New Roman"/>
                <w:sz w:val="20"/>
                <w:szCs w:val="20"/>
              </w:rPr>
              <w:t xml:space="preserve"> Central </w:t>
            </w:r>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on</w:t>
            </w:r>
          </w:p>
        </w:tc>
      </w:tr>
      <w:tr w:rsidR="00CE10FB" w:rsidRPr="00CE10FB" w14:paraId="2CC7F0FF" w14:textId="77777777" w:rsidTr="00E054E7">
        <w:trPr>
          <w:trHeight w:val="136"/>
          <w:jc w:val="center"/>
        </w:trPr>
        <w:tc>
          <w:tcPr>
            <w:tcW w:w="1129" w:type="dxa"/>
            <w:vMerge/>
            <w:shd w:val="clear" w:color="auto" w:fill="auto"/>
            <w:vAlign w:val="center"/>
          </w:tcPr>
          <w:p w14:paraId="1972D4F9" w14:textId="77777777" w:rsidR="00CE10FB" w:rsidRPr="00CE10FB" w:rsidRDefault="00CE10FB" w:rsidP="00CE10FB">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65610156" w14:textId="3C5B4B8F" w:rsidR="00CE10FB" w:rsidRPr="00CE10FB" w:rsidRDefault="00FD10D8"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PT</w:t>
            </w:r>
            <w:r w:rsidR="00CE10FB" w:rsidRPr="00CE10FB">
              <w:rPr>
                <w:rFonts w:ascii="Times New Roman" w:eastAsia="Calibri" w:hAnsi="Times New Roman" w:cs="Times New Roman"/>
                <w:sz w:val="20"/>
                <w:szCs w:val="20"/>
              </w:rPr>
              <w:t xml:space="preserve"> 4</w:t>
            </w:r>
          </w:p>
        </w:tc>
        <w:tc>
          <w:tcPr>
            <w:tcW w:w="1134" w:type="dxa"/>
            <w:shd w:val="clear" w:color="auto" w:fill="auto"/>
            <w:vAlign w:val="center"/>
          </w:tcPr>
          <w:p w14:paraId="557D38E0"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06.04.2021</w:t>
            </w:r>
          </w:p>
        </w:tc>
        <w:tc>
          <w:tcPr>
            <w:tcW w:w="1210" w:type="dxa"/>
            <w:shd w:val="clear" w:color="auto" w:fill="auto"/>
            <w:vAlign w:val="center"/>
          </w:tcPr>
          <w:p w14:paraId="3FFBD426"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14:55-15:10</w:t>
            </w:r>
          </w:p>
        </w:tc>
        <w:tc>
          <w:tcPr>
            <w:tcW w:w="1483" w:type="dxa"/>
            <w:shd w:val="clear" w:color="auto" w:fill="auto"/>
            <w:vAlign w:val="center"/>
          </w:tcPr>
          <w:p w14:paraId="3B06896D"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2</w:t>
            </w:r>
          </w:p>
        </w:tc>
        <w:tc>
          <w:tcPr>
            <w:tcW w:w="992" w:type="dxa"/>
            <w:shd w:val="clear" w:color="auto" w:fill="auto"/>
            <w:vAlign w:val="center"/>
          </w:tcPr>
          <w:p w14:paraId="04D2E95A" w14:textId="2923DCE7" w:rsidR="00CE10FB" w:rsidRPr="00CE10FB" w:rsidRDefault="00A11044"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5</w:t>
            </w:r>
            <w:r w:rsidR="00CE10FB" w:rsidRPr="00CE10FB">
              <w:rPr>
                <w:rFonts w:ascii="Times New Roman" w:eastAsia="Calibri" w:hAnsi="Times New Roman" w:cs="Times New Roman"/>
                <w:sz w:val="20"/>
                <w:szCs w:val="20"/>
              </w:rPr>
              <w:t>0</w:t>
            </w:r>
          </w:p>
        </w:tc>
        <w:tc>
          <w:tcPr>
            <w:tcW w:w="2040" w:type="dxa"/>
            <w:shd w:val="clear" w:color="auto" w:fill="auto"/>
            <w:vAlign w:val="center"/>
          </w:tcPr>
          <w:p w14:paraId="2A4ED180" w14:textId="705A1243" w:rsidR="00CE10FB"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Natural </w:t>
            </w:r>
            <w:proofErr w:type="spellStart"/>
            <w:r>
              <w:rPr>
                <w:rFonts w:ascii="Times New Roman" w:eastAsia="Calibri" w:hAnsi="Times New Roman" w:cs="Times New Roman"/>
                <w:sz w:val="20"/>
                <w:szCs w:val="20"/>
              </w:rPr>
              <w:t>with</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door</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and</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window</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and</w:t>
            </w:r>
            <w:proofErr w:type="spellEnd"/>
            <w:r>
              <w:rPr>
                <w:rFonts w:ascii="Times New Roman" w:eastAsia="Calibri" w:hAnsi="Times New Roman" w:cs="Times New Roman"/>
                <w:sz w:val="20"/>
                <w:szCs w:val="20"/>
              </w:rPr>
              <w:t xml:space="preserve"> Central </w:t>
            </w:r>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on</w:t>
            </w:r>
          </w:p>
        </w:tc>
      </w:tr>
      <w:tr w:rsidR="00FD10D8" w:rsidRPr="00CE10FB" w14:paraId="214CB812" w14:textId="77777777" w:rsidTr="00E054E7">
        <w:trPr>
          <w:trHeight w:val="276"/>
          <w:jc w:val="center"/>
        </w:trPr>
        <w:tc>
          <w:tcPr>
            <w:tcW w:w="1129" w:type="dxa"/>
            <w:vMerge w:val="restart"/>
            <w:shd w:val="clear" w:color="auto" w:fill="auto"/>
            <w:vAlign w:val="center"/>
          </w:tcPr>
          <w:p w14:paraId="0D7523C8" w14:textId="77777777"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Market</w:t>
            </w:r>
          </w:p>
        </w:tc>
        <w:tc>
          <w:tcPr>
            <w:tcW w:w="993" w:type="dxa"/>
            <w:shd w:val="clear" w:color="auto" w:fill="auto"/>
            <w:vAlign w:val="center"/>
          </w:tcPr>
          <w:p w14:paraId="61EA6B86" w14:textId="0294C8BE"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M 1</w:t>
            </w:r>
          </w:p>
        </w:tc>
        <w:tc>
          <w:tcPr>
            <w:tcW w:w="1134" w:type="dxa"/>
            <w:shd w:val="clear" w:color="auto" w:fill="auto"/>
            <w:vAlign w:val="center"/>
          </w:tcPr>
          <w:p w14:paraId="792BD289" w14:textId="77777777"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17.03.2021</w:t>
            </w:r>
          </w:p>
        </w:tc>
        <w:tc>
          <w:tcPr>
            <w:tcW w:w="1210" w:type="dxa"/>
            <w:shd w:val="clear" w:color="auto" w:fill="auto"/>
            <w:vAlign w:val="center"/>
          </w:tcPr>
          <w:p w14:paraId="2138D053" w14:textId="77777777"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14:30-14:46</w:t>
            </w:r>
          </w:p>
        </w:tc>
        <w:tc>
          <w:tcPr>
            <w:tcW w:w="1483" w:type="dxa"/>
            <w:shd w:val="clear" w:color="auto" w:fill="auto"/>
            <w:vAlign w:val="center"/>
          </w:tcPr>
          <w:p w14:paraId="1B9CD20D" w14:textId="77777777"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w:t>
            </w:r>
          </w:p>
        </w:tc>
        <w:tc>
          <w:tcPr>
            <w:tcW w:w="992" w:type="dxa"/>
            <w:shd w:val="clear" w:color="auto" w:fill="auto"/>
            <w:vAlign w:val="center"/>
          </w:tcPr>
          <w:p w14:paraId="6A3304A7" w14:textId="77777777"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8500</w:t>
            </w:r>
          </w:p>
        </w:tc>
        <w:tc>
          <w:tcPr>
            <w:tcW w:w="2040" w:type="dxa"/>
            <w:shd w:val="clear" w:color="auto" w:fill="auto"/>
            <w:vAlign w:val="center"/>
          </w:tcPr>
          <w:p w14:paraId="424662E5" w14:textId="3B634199" w:rsidR="00FD10D8"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Central </w:t>
            </w:r>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on</w:t>
            </w:r>
          </w:p>
        </w:tc>
      </w:tr>
      <w:tr w:rsidR="00FD10D8" w:rsidRPr="00CE10FB" w14:paraId="45CAA1AF" w14:textId="77777777" w:rsidTr="00E054E7">
        <w:trPr>
          <w:trHeight w:val="136"/>
          <w:jc w:val="center"/>
        </w:trPr>
        <w:tc>
          <w:tcPr>
            <w:tcW w:w="1129" w:type="dxa"/>
            <w:vMerge/>
            <w:shd w:val="clear" w:color="auto" w:fill="auto"/>
            <w:vAlign w:val="center"/>
          </w:tcPr>
          <w:p w14:paraId="173E4BF4" w14:textId="77777777" w:rsidR="00FD10D8" w:rsidRPr="00CE10FB" w:rsidRDefault="00FD10D8" w:rsidP="00CE10FB">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4BF49912" w14:textId="620FE92B"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M 2</w:t>
            </w:r>
          </w:p>
        </w:tc>
        <w:tc>
          <w:tcPr>
            <w:tcW w:w="1134" w:type="dxa"/>
            <w:shd w:val="clear" w:color="auto" w:fill="auto"/>
            <w:vAlign w:val="center"/>
          </w:tcPr>
          <w:p w14:paraId="01A121AF" w14:textId="77777777"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31.03.2021</w:t>
            </w:r>
          </w:p>
        </w:tc>
        <w:tc>
          <w:tcPr>
            <w:tcW w:w="1210" w:type="dxa"/>
            <w:shd w:val="clear" w:color="auto" w:fill="auto"/>
            <w:vAlign w:val="center"/>
          </w:tcPr>
          <w:p w14:paraId="1D95D765" w14:textId="77777777"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15:22-15:36</w:t>
            </w:r>
          </w:p>
        </w:tc>
        <w:tc>
          <w:tcPr>
            <w:tcW w:w="1483" w:type="dxa"/>
            <w:shd w:val="clear" w:color="auto" w:fill="auto"/>
            <w:vAlign w:val="center"/>
          </w:tcPr>
          <w:p w14:paraId="1875069A" w14:textId="77777777"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2</w:t>
            </w:r>
          </w:p>
        </w:tc>
        <w:tc>
          <w:tcPr>
            <w:tcW w:w="992" w:type="dxa"/>
            <w:shd w:val="clear" w:color="auto" w:fill="auto"/>
            <w:vAlign w:val="center"/>
          </w:tcPr>
          <w:p w14:paraId="5C8AF6CE" w14:textId="1600457F" w:rsidR="00FD10D8" w:rsidRPr="00CE10FB" w:rsidRDefault="009B14D1"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6000</w:t>
            </w:r>
          </w:p>
        </w:tc>
        <w:tc>
          <w:tcPr>
            <w:tcW w:w="2040" w:type="dxa"/>
            <w:shd w:val="clear" w:color="auto" w:fill="auto"/>
            <w:vAlign w:val="center"/>
          </w:tcPr>
          <w:p w14:paraId="5A2B2F83" w14:textId="249BD994" w:rsidR="00FD10D8"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Central </w:t>
            </w:r>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off</w:t>
            </w:r>
            <w:proofErr w:type="spellEnd"/>
          </w:p>
        </w:tc>
      </w:tr>
      <w:tr w:rsidR="00FD10D8" w:rsidRPr="00CE10FB" w14:paraId="061BD9A6" w14:textId="77777777" w:rsidTr="00E054E7">
        <w:trPr>
          <w:trHeight w:val="136"/>
          <w:jc w:val="center"/>
        </w:trPr>
        <w:tc>
          <w:tcPr>
            <w:tcW w:w="1129" w:type="dxa"/>
            <w:vMerge/>
            <w:shd w:val="clear" w:color="auto" w:fill="auto"/>
            <w:vAlign w:val="center"/>
          </w:tcPr>
          <w:p w14:paraId="09A9A266" w14:textId="77777777" w:rsidR="00FD10D8" w:rsidRPr="00CE10FB" w:rsidRDefault="00FD10D8" w:rsidP="00CE10FB">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4BC7E524" w14:textId="5E02FD03"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M 3</w:t>
            </w:r>
          </w:p>
        </w:tc>
        <w:tc>
          <w:tcPr>
            <w:tcW w:w="1134" w:type="dxa"/>
            <w:shd w:val="clear" w:color="auto" w:fill="auto"/>
            <w:vAlign w:val="center"/>
          </w:tcPr>
          <w:p w14:paraId="4EAE77DC" w14:textId="77777777"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31.03.2021</w:t>
            </w:r>
          </w:p>
        </w:tc>
        <w:tc>
          <w:tcPr>
            <w:tcW w:w="1210" w:type="dxa"/>
            <w:shd w:val="clear" w:color="auto" w:fill="auto"/>
            <w:vAlign w:val="center"/>
          </w:tcPr>
          <w:p w14:paraId="16390E56" w14:textId="77777777"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15:52-16:07</w:t>
            </w:r>
          </w:p>
        </w:tc>
        <w:tc>
          <w:tcPr>
            <w:tcW w:w="1483" w:type="dxa"/>
            <w:shd w:val="clear" w:color="auto" w:fill="auto"/>
            <w:vAlign w:val="center"/>
          </w:tcPr>
          <w:p w14:paraId="25E7C3CC" w14:textId="77777777" w:rsidR="00FD10D8" w:rsidRPr="00CE10FB" w:rsidRDefault="00FD10D8"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2</w:t>
            </w:r>
          </w:p>
        </w:tc>
        <w:tc>
          <w:tcPr>
            <w:tcW w:w="992" w:type="dxa"/>
            <w:shd w:val="clear" w:color="auto" w:fill="auto"/>
            <w:vAlign w:val="center"/>
          </w:tcPr>
          <w:p w14:paraId="474F38AF" w14:textId="1E8D7F22" w:rsidR="00FD10D8" w:rsidRPr="00CE10FB" w:rsidRDefault="009B14D1"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8000</w:t>
            </w:r>
          </w:p>
        </w:tc>
        <w:tc>
          <w:tcPr>
            <w:tcW w:w="2040" w:type="dxa"/>
            <w:shd w:val="clear" w:color="auto" w:fill="auto"/>
            <w:vAlign w:val="center"/>
          </w:tcPr>
          <w:p w14:paraId="453E67AB" w14:textId="59F94BD7" w:rsidR="00FD10D8"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Central </w:t>
            </w:r>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on</w:t>
            </w:r>
          </w:p>
        </w:tc>
      </w:tr>
      <w:tr w:rsidR="00FD10D8" w:rsidRPr="00CE10FB" w14:paraId="4E6F7B41" w14:textId="77777777" w:rsidTr="00E054E7">
        <w:trPr>
          <w:trHeight w:val="216"/>
          <w:jc w:val="center"/>
        </w:trPr>
        <w:tc>
          <w:tcPr>
            <w:tcW w:w="1129" w:type="dxa"/>
            <w:vMerge/>
            <w:shd w:val="clear" w:color="auto" w:fill="auto"/>
            <w:vAlign w:val="center"/>
          </w:tcPr>
          <w:p w14:paraId="0DCAEA8E" w14:textId="77777777" w:rsidR="00FD10D8" w:rsidRPr="00CE10FB" w:rsidRDefault="00FD10D8" w:rsidP="00CE10FB">
            <w:pPr>
              <w:spacing w:after="0" w:line="240" w:lineRule="auto"/>
              <w:rPr>
                <w:rFonts w:ascii="Times New Roman" w:eastAsia="Calibri" w:hAnsi="Times New Roman" w:cs="Times New Roman"/>
                <w:sz w:val="20"/>
                <w:szCs w:val="20"/>
              </w:rPr>
            </w:pPr>
          </w:p>
        </w:tc>
        <w:tc>
          <w:tcPr>
            <w:tcW w:w="993" w:type="dxa"/>
            <w:shd w:val="clear" w:color="auto" w:fill="auto"/>
            <w:vAlign w:val="center"/>
          </w:tcPr>
          <w:p w14:paraId="3C94FB57" w14:textId="4A1B81F6" w:rsidR="00FD10D8" w:rsidRPr="00CE10FB" w:rsidRDefault="00FD10D8"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M</w:t>
            </w:r>
            <w:r w:rsidR="00B066C2">
              <w:rPr>
                <w:rFonts w:ascii="Times New Roman" w:eastAsia="Calibri" w:hAnsi="Times New Roman" w:cs="Times New Roman"/>
                <w:sz w:val="20"/>
                <w:szCs w:val="20"/>
              </w:rPr>
              <w:t>4</w:t>
            </w:r>
          </w:p>
        </w:tc>
        <w:tc>
          <w:tcPr>
            <w:tcW w:w="1134" w:type="dxa"/>
            <w:shd w:val="clear" w:color="auto" w:fill="auto"/>
            <w:vAlign w:val="center"/>
          </w:tcPr>
          <w:p w14:paraId="3A7B0376" w14:textId="4540F5BA" w:rsidR="00FD10D8" w:rsidRPr="00CE10FB" w:rsidRDefault="00B066C2"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0</w:t>
            </w:r>
            <w:r w:rsidR="009B14D1">
              <w:rPr>
                <w:rFonts w:ascii="Times New Roman" w:eastAsia="Calibri" w:hAnsi="Times New Roman" w:cs="Times New Roman"/>
                <w:sz w:val="20"/>
                <w:szCs w:val="20"/>
              </w:rPr>
              <w:t>5</w:t>
            </w:r>
            <w:r>
              <w:rPr>
                <w:rFonts w:ascii="Times New Roman" w:eastAsia="Calibri" w:hAnsi="Times New Roman" w:cs="Times New Roman"/>
                <w:sz w:val="20"/>
                <w:szCs w:val="20"/>
              </w:rPr>
              <w:t>.04.2021</w:t>
            </w:r>
          </w:p>
        </w:tc>
        <w:tc>
          <w:tcPr>
            <w:tcW w:w="1210" w:type="dxa"/>
            <w:shd w:val="clear" w:color="auto" w:fill="auto"/>
            <w:vAlign w:val="center"/>
          </w:tcPr>
          <w:p w14:paraId="1C408AF4" w14:textId="3440EEF8" w:rsidR="00FD10D8" w:rsidRPr="00CE10FB" w:rsidRDefault="009B14D1"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15:52-16:07</w:t>
            </w:r>
          </w:p>
        </w:tc>
        <w:tc>
          <w:tcPr>
            <w:tcW w:w="1483" w:type="dxa"/>
            <w:shd w:val="clear" w:color="auto" w:fill="auto"/>
            <w:vAlign w:val="center"/>
          </w:tcPr>
          <w:p w14:paraId="731F783F" w14:textId="3A1C7CDB" w:rsidR="00FD10D8" w:rsidRPr="00CE10FB" w:rsidRDefault="009B14D1"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w:t>
            </w:r>
          </w:p>
        </w:tc>
        <w:tc>
          <w:tcPr>
            <w:tcW w:w="992" w:type="dxa"/>
            <w:shd w:val="clear" w:color="auto" w:fill="auto"/>
            <w:vAlign w:val="center"/>
          </w:tcPr>
          <w:p w14:paraId="1954FF47" w14:textId="3613C9CC" w:rsidR="00FD10D8" w:rsidRPr="00CE10FB" w:rsidRDefault="009B14D1"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7500</w:t>
            </w:r>
          </w:p>
        </w:tc>
        <w:tc>
          <w:tcPr>
            <w:tcW w:w="2040" w:type="dxa"/>
            <w:shd w:val="clear" w:color="auto" w:fill="auto"/>
            <w:vAlign w:val="center"/>
          </w:tcPr>
          <w:p w14:paraId="6CD1F9F7" w14:textId="6C9B8D2C" w:rsidR="00FD10D8" w:rsidRPr="00CE10FB" w:rsidRDefault="009B14D1"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Central </w:t>
            </w:r>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on</w:t>
            </w:r>
          </w:p>
        </w:tc>
      </w:tr>
      <w:tr w:rsidR="00CE10FB" w:rsidRPr="00CE10FB" w14:paraId="644C4D79" w14:textId="77777777" w:rsidTr="00E054E7">
        <w:trPr>
          <w:trHeight w:val="382"/>
          <w:jc w:val="center"/>
        </w:trPr>
        <w:tc>
          <w:tcPr>
            <w:tcW w:w="1129" w:type="dxa"/>
            <w:vMerge w:val="restart"/>
            <w:shd w:val="clear" w:color="auto" w:fill="auto"/>
            <w:vAlign w:val="center"/>
          </w:tcPr>
          <w:p w14:paraId="75797690" w14:textId="4E1D53A7" w:rsidR="00CE10FB" w:rsidRPr="00CE10FB" w:rsidRDefault="00CE10FB" w:rsidP="00CE10FB">
            <w:pPr>
              <w:spacing w:after="0" w:line="240" w:lineRule="auto"/>
              <w:rPr>
                <w:rFonts w:ascii="Times New Roman" w:eastAsia="Calibri" w:hAnsi="Times New Roman" w:cs="Times New Roman"/>
                <w:sz w:val="20"/>
                <w:szCs w:val="20"/>
              </w:rPr>
            </w:pPr>
            <w:proofErr w:type="spellStart"/>
            <w:r w:rsidRPr="00CE10FB">
              <w:rPr>
                <w:rFonts w:ascii="Times New Roman" w:eastAsia="Calibri" w:hAnsi="Times New Roman" w:cs="Times New Roman"/>
                <w:sz w:val="20"/>
                <w:szCs w:val="20"/>
              </w:rPr>
              <w:t>Shopping</w:t>
            </w:r>
            <w:proofErr w:type="spellEnd"/>
            <w:r w:rsidRPr="00CE10FB">
              <w:rPr>
                <w:rFonts w:ascii="Times New Roman" w:eastAsia="Calibri" w:hAnsi="Times New Roman" w:cs="Times New Roman"/>
                <w:sz w:val="20"/>
                <w:szCs w:val="20"/>
              </w:rPr>
              <w:t xml:space="preserve"> Center</w:t>
            </w:r>
          </w:p>
        </w:tc>
        <w:tc>
          <w:tcPr>
            <w:tcW w:w="993" w:type="dxa"/>
            <w:shd w:val="clear" w:color="auto" w:fill="auto"/>
            <w:vAlign w:val="center"/>
          </w:tcPr>
          <w:p w14:paraId="4FC67A88" w14:textId="065B262D" w:rsidR="00CE10FB" w:rsidRPr="00CE10FB" w:rsidRDefault="00FD10D8"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SC </w:t>
            </w:r>
            <w:r w:rsidR="00CE10FB" w:rsidRPr="00CE10FB">
              <w:rPr>
                <w:rFonts w:ascii="Times New Roman" w:eastAsia="Calibri" w:hAnsi="Times New Roman" w:cs="Times New Roman"/>
                <w:sz w:val="20"/>
                <w:szCs w:val="20"/>
              </w:rPr>
              <w:t>1</w:t>
            </w:r>
          </w:p>
        </w:tc>
        <w:tc>
          <w:tcPr>
            <w:tcW w:w="1134" w:type="dxa"/>
            <w:shd w:val="clear" w:color="auto" w:fill="auto"/>
            <w:vAlign w:val="center"/>
          </w:tcPr>
          <w:p w14:paraId="0C5795F1"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17.03.2021</w:t>
            </w:r>
          </w:p>
        </w:tc>
        <w:tc>
          <w:tcPr>
            <w:tcW w:w="1210" w:type="dxa"/>
            <w:shd w:val="clear" w:color="auto" w:fill="auto"/>
            <w:vAlign w:val="center"/>
          </w:tcPr>
          <w:p w14:paraId="171FEC8F"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15:09-15:28</w:t>
            </w:r>
          </w:p>
        </w:tc>
        <w:tc>
          <w:tcPr>
            <w:tcW w:w="1483" w:type="dxa"/>
            <w:shd w:val="clear" w:color="auto" w:fill="auto"/>
            <w:vAlign w:val="center"/>
          </w:tcPr>
          <w:p w14:paraId="3EC2F1A8"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4</w:t>
            </w:r>
          </w:p>
        </w:tc>
        <w:tc>
          <w:tcPr>
            <w:tcW w:w="992" w:type="dxa"/>
            <w:shd w:val="clear" w:color="auto" w:fill="auto"/>
            <w:vAlign w:val="center"/>
          </w:tcPr>
          <w:p w14:paraId="57BD8D5A"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100000</w:t>
            </w:r>
          </w:p>
        </w:tc>
        <w:tc>
          <w:tcPr>
            <w:tcW w:w="2040" w:type="dxa"/>
            <w:shd w:val="clear" w:color="auto" w:fill="auto"/>
            <w:vAlign w:val="center"/>
          </w:tcPr>
          <w:p w14:paraId="1DE48EF0" w14:textId="406F8495" w:rsidR="00CE10FB"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Central </w:t>
            </w:r>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on</w:t>
            </w:r>
          </w:p>
        </w:tc>
      </w:tr>
      <w:tr w:rsidR="00CE10FB" w:rsidRPr="00CE10FB" w14:paraId="1DFCC8A9" w14:textId="77777777" w:rsidTr="00E054E7">
        <w:trPr>
          <w:trHeight w:val="136"/>
          <w:jc w:val="center"/>
        </w:trPr>
        <w:tc>
          <w:tcPr>
            <w:tcW w:w="1129" w:type="dxa"/>
            <w:vMerge/>
            <w:shd w:val="clear" w:color="auto" w:fill="auto"/>
            <w:vAlign w:val="center"/>
          </w:tcPr>
          <w:p w14:paraId="5E451550" w14:textId="77777777" w:rsidR="00CE10FB" w:rsidRPr="00CE10FB" w:rsidRDefault="00CE10FB" w:rsidP="00CE10FB">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1B4F8FA8" w14:textId="3FB22B2A" w:rsidR="00CE10FB" w:rsidRPr="00CE10FB" w:rsidRDefault="00FD10D8"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SC</w:t>
            </w:r>
            <w:r w:rsidR="00CE10FB" w:rsidRPr="00CE10FB">
              <w:rPr>
                <w:rFonts w:ascii="Times New Roman" w:eastAsia="Calibri" w:hAnsi="Times New Roman" w:cs="Times New Roman"/>
                <w:sz w:val="20"/>
                <w:szCs w:val="20"/>
              </w:rPr>
              <w:t xml:space="preserve"> 2</w:t>
            </w:r>
          </w:p>
        </w:tc>
        <w:tc>
          <w:tcPr>
            <w:tcW w:w="1134" w:type="dxa"/>
            <w:shd w:val="clear" w:color="auto" w:fill="auto"/>
            <w:vAlign w:val="center"/>
          </w:tcPr>
          <w:p w14:paraId="5646E198"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05.04.2021</w:t>
            </w:r>
          </w:p>
        </w:tc>
        <w:tc>
          <w:tcPr>
            <w:tcW w:w="1210" w:type="dxa"/>
            <w:shd w:val="clear" w:color="auto" w:fill="auto"/>
            <w:vAlign w:val="center"/>
          </w:tcPr>
          <w:p w14:paraId="78495B95"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16:58-17:15</w:t>
            </w:r>
          </w:p>
        </w:tc>
        <w:tc>
          <w:tcPr>
            <w:tcW w:w="1483" w:type="dxa"/>
            <w:shd w:val="clear" w:color="auto" w:fill="auto"/>
            <w:vAlign w:val="center"/>
          </w:tcPr>
          <w:p w14:paraId="314B5B64"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2</w:t>
            </w:r>
          </w:p>
        </w:tc>
        <w:tc>
          <w:tcPr>
            <w:tcW w:w="992" w:type="dxa"/>
            <w:shd w:val="clear" w:color="auto" w:fill="auto"/>
            <w:vAlign w:val="center"/>
          </w:tcPr>
          <w:p w14:paraId="32FDD356"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80000</w:t>
            </w:r>
          </w:p>
        </w:tc>
        <w:tc>
          <w:tcPr>
            <w:tcW w:w="2040" w:type="dxa"/>
            <w:shd w:val="clear" w:color="auto" w:fill="auto"/>
            <w:vAlign w:val="center"/>
          </w:tcPr>
          <w:p w14:paraId="4EA15312" w14:textId="164588CE" w:rsidR="00CE10FB"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Central </w:t>
            </w:r>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on</w:t>
            </w:r>
          </w:p>
        </w:tc>
      </w:tr>
      <w:tr w:rsidR="00CE10FB" w:rsidRPr="00CE10FB" w14:paraId="189D8957" w14:textId="77777777" w:rsidTr="00E054E7">
        <w:trPr>
          <w:trHeight w:val="136"/>
          <w:jc w:val="center"/>
        </w:trPr>
        <w:tc>
          <w:tcPr>
            <w:tcW w:w="1129" w:type="dxa"/>
            <w:vMerge/>
            <w:shd w:val="clear" w:color="auto" w:fill="auto"/>
            <w:vAlign w:val="center"/>
          </w:tcPr>
          <w:p w14:paraId="05AABD2F" w14:textId="77777777" w:rsidR="00CE10FB" w:rsidRPr="00CE10FB" w:rsidRDefault="00CE10FB" w:rsidP="00CE10FB">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022879FD" w14:textId="267B201E" w:rsidR="00CE10FB" w:rsidRPr="00CE10FB" w:rsidRDefault="00FD10D8"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SC</w:t>
            </w:r>
            <w:r w:rsidR="00CE10FB" w:rsidRPr="00CE10FB">
              <w:rPr>
                <w:rFonts w:ascii="Times New Roman" w:eastAsia="Calibri" w:hAnsi="Times New Roman" w:cs="Times New Roman"/>
                <w:sz w:val="20"/>
                <w:szCs w:val="20"/>
              </w:rPr>
              <w:t xml:space="preserve"> 3</w:t>
            </w:r>
          </w:p>
        </w:tc>
        <w:tc>
          <w:tcPr>
            <w:tcW w:w="1134" w:type="dxa"/>
            <w:shd w:val="clear" w:color="auto" w:fill="auto"/>
            <w:vAlign w:val="center"/>
          </w:tcPr>
          <w:p w14:paraId="65DC7E14"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05.04.2021</w:t>
            </w:r>
          </w:p>
        </w:tc>
        <w:tc>
          <w:tcPr>
            <w:tcW w:w="1210" w:type="dxa"/>
            <w:shd w:val="clear" w:color="auto" w:fill="auto"/>
            <w:vAlign w:val="center"/>
          </w:tcPr>
          <w:p w14:paraId="56DDB4AF"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18:42-18:57</w:t>
            </w:r>
          </w:p>
        </w:tc>
        <w:tc>
          <w:tcPr>
            <w:tcW w:w="1483" w:type="dxa"/>
            <w:shd w:val="clear" w:color="auto" w:fill="auto"/>
            <w:vAlign w:val="center"/>
          </w:tcPr>
          <w:p w14:paraId="1269923E"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2</w:t>
            </w:r>
          </w:p>
        </w:tc>
        <w:tc>
          <w:tcPr>
            <w:tcW w:w="992" w:type="dxa"/>
            <w:shd w:val="clear" w:color="auto" w:fill="auto"/>
            <w:vAlign w:val="center"/>
          </w:tcPr>
          <w:p w14:paraId="771C00E1"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95000</w:t>
            </w:r>
          </w:p>
        </w:tc>
        <w:tc>
          <w:tcPr>
            <w:tcW w:w="2040" w:type="dxa"/>
            <w:shd w:val="clear" w:color="auto" w:fill="auto"/>
            <w:vAlign w:val="center"/>
          </w:tcPr>
          <w:p w14:paraId="085AA5F6" w14:textId="3D5ECC4D" w:rsidR="00CE10FB"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Central </w:t>
            </w:r>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on</w:t>
            </w:r>
          </w:p>
        </w:tc>
      </w:tr>
      <w:tr w:rsidR="00CE10FB" w:rsidRPr="00CE10FB" w14:paraId="676FB3F5" w14:textId="77777777" w:rsidTr="00E054E7">
        <w:trPr>
          <w:trHeight w:val="136"/>
          <w:jc w:val="center"/>
        </w:trPr>
        <w:tc>
          <w:tcPr>
            <w:tcW w:w="1129" w:type="dxa"/>
            <w:vMerge/>
            <w:shd w:val="clear" w:color="auto" w:fill="auto"/>
            <w:vAlign w:val="center"/>
          </w:tcPr>
          <w:p w14:paraId="6EAA8035" w14:textId="77777777" w:rsidR="00CE10FB" w:rsidRPr="00CE10FB" w:rsidRDefault="00CE10FB" w:rsidP="00CE10FB">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1E055489" w14:textId="0598A2C3" w:rsidR="00CE10FB" w:rsidRPr="00CE10FB" w:rsidRDefault="00FD10D8"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SC</w:t>
            </w:r>
            <w:r w:rsidR="00CE10FB" w:rsidRPr="00CE10FB">
              <w:rPr>
                <w:rFonts w:ascii="Times New Roman" w:eastAsia="Calibri" w:hAnsi="Times New Roman" w:cs="Times New Roman"/>
                <w:sz w:val="20"/>
                <w:szCs w:val="20"/>
              </w:rPr>
              <w:t xml:space="preserve"> 4</w:t>
            </w:r>
          </w:p>
        </w:tc>
        <w:tc>
          <w:tcPr>
            <w:tcW w:w="1134" w:type="dxa"/>
            <w:shd w:val="clear" w:color="auto" w:fill="auto"/>
            <w:vAlign w:val="center"/>
          </w:tcPr>
          <w:p w14:paraId="4D88D92C"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06.04.2021</w:t>
            </w:r>
          </w:p>
        </w:tc>
        <w:tc>
          <w:tcPr>
            <w:tcW w:w="1210" w:type="dxa"/>
            <w:shd w:val="clear" w:color="auto" w:fill="auto"/>
            <w:vAlign w:val="center"/>
          </w:tcPr>
          <w:p w14:paraId="160038D1"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15:55-16:13</w:t>
            </w:r>
          </w:p>
        </w:tc>
        <w:tc>
          <w:tcPr>
            <w:tcW w:w="1483" w:type="dxa"/>
            <w:shd w:val="clear" w:color="auto" w:fill="auto"/>
            <w:vAlign w:val="center"/>
          </w:tcPr>
          <w:p w14:paraId="21905683"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w:t>
            </w:r>
          </w:p>
        </w:tc>
        <w:tc>
          <w:tcPr>
            <w:tcW w:w="992" w:type="dxa"/>
            <w:shd w:val="clear" w:color="auto" w:fill="auto"/>
            <w:vAlign w:val="center"/>
          </w:tcPr>
          <w:p w14:paraId="395395FD"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81000</w:t>
            </w:r>
          </w:p>
        </w:tc>
        <w:tc>
          <w:tcPr>
            <w:tcW w:w="2040" w:type="dxa"/>
            <w:shd w:val="clear" w:color="auto" w:fill="auto"/>
            <w:vAlign w:val="center"/>
          </w:tcPr>
          <w:p w14:paraId="56ADDFCE" w14:textId="71DB1F32" w:rsidR="00CE10FB"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Central </w:t>
            </w:r>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on</w:t>
            </w:r>
          </w:p>
        </w:tc>
      </w:tr>
      <w:tr w:rsidR="00CE10FB" w:rsidRPr="00CE10FB" w14:paraId="266E4F0D" w14:textId="77777777" w:rsidTr="00E054E7">
        <w:trPr>
          <w:trHeight w:val="270"/>
          <w:jc w:val="center"/>
        </w:trPr>
        <w:tc>
          <w:tcPr>
            <w:tcW w:w="1129" w:type="dxa"/>
            <w:vMerge w:val="restart"/>
            <w:shd w:val="clear" w:color="auto" w:fill="auto"/>
            <w:vAlign w:val="center"/>
          </w:tcPr>
          <w:p w14:paraId="43579AD7" w14:textId="5D6F34C9" w:rsidR="00CE10FB" w:rsidRPr="00CE10FB" w:rsidRDefault="00CE10FB" w:rsidP="00CE10FB">
            <w:pPr>
              <w:spacing w:after="0" w:line="240" w:lineRule="auto"/>
              <w:jc w:val="center"/>
              <w:rPr>
                <w:rFonts w:ascii="Times New Roman" w:eastAsia="Calibri" w:hAnsi="Times New Roman" w:cs="Times New Roman"/>
                <w:sz w:val="20"/>
                <w:szCs w:val="20"/>
              </w:rPr>
            </w:pPr>
            <w:proofErr w:type="spellStart"/>
            <w:r w:rsidRPr="00CE10FB">
              <w:rPr>
                <w:rFonts w:ascii="Times New Roman" w:eastAsia="Calibri" w:hAnsi="Times New Roman" w:cs="Times New Roman"/>
                <w:sz w:val="20"/>
                <w:szCs w:val="20"/>
              </w:rPr>
              <w:t>Restaurant</w:t>
            </w:r>
            <w:proofErr w:type="spellEnd"/>
          </w:p>
        </w:tc>
        <w:tc>
          <w:tcPr>
            <w:tcW w:w="993" w:type="dxa"/>
            <w:shd w:val="clear" w:color="auto" w:fill="auto"/>
            <w:vAlign w:val="center"/>
          </w:tcPr>
          <w:p w14:paraId="12DC05F8" w14:textId="3D891438"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R 1</w:t>
            </w:r>
          </w:p>
        </w:tc>
        <w:tc>
          <w:tcPr>
            <w:tcW w:w="1134" w:type="dxa"/>
            <w:shd w:val="clear" w:color="auto" w:fill="auto"/>
            <w:vAlign w:val="center"/>
          </w:tcPr>
          <w:p w14:paraId="1DDDC919"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17.03.2021</w:t>
            </w:r>
          </w:p>
        </w:tc>
        <w:tc>
          <w:tcPr>
            <w:tcW w:w="1210" w:type="dxa"/>
            <w:shd w:val="clear" w:color="auto" w:fill="auto"/>
            <w:vAlign w:val="center"/>
          </w:tcPr>
          <w:p w14:paraId="60787AEE"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16:20-16:40</w:t>
            </w:r>
          </w:p>
        </w:tc>
        <w:tc>
          <w:tcPr>
            <w:tcW w:w="1483" w:type="dxa"/>
            <w:shd w:val="clear" w:color="auto" w:fill="auto"/>
            <w:vAlign w:val="center"/>
          </w:tcPr>
          <w:p w14:paraId="0910D4CE"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3</w:t>
            </w:r>
          </w:p>
        </w:tc>
        <w:tc>
          <w:tcPr>
            <w:tcW w:w="992" w:type="dxa"/>
            <w:shd w:val="clear" w:color="auto" w:fill="auto"/>
            <w:vAlign w:val="center"/>
          </w:tcPr>
          <w:p w14:paraId="65C09C3B"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w:t>
            </w:r>
          </w:p>
        </w:tc>
        <w:tc>
          <w:tcPr>
            <w:tcW w:w="2040" w:type="dxa"/>
            <w:shd w:val="clear" w:color="auto" w:fill="auto"/>
            <w:vAlign w:val="center"/>
          </w:tcPr>
          <w:p w14:paraId="29366285" w14:textId="5E92EDA0" w:rsidR="00CE10FB"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Central </w:t>
            </w:r>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off</w:t>
            </w:r>
            <w:proofErr w:type="spellEnd"/>
          </w:p>
        </w:tc>
      </w:tr>
      <w:tr w:rsidR="00CE10FB" w:rsidRPr="00CE10FB" w14:paraId="0073DEF4" w14:textId="77777777" w:rsidTr="00E054E7">
        <w:trPr>
          <w:trHeight w:val="274"/>
          <w:jc w:val="center"/>
        </w:trPr>
        <w:tc>
          <w:tcPr>
            <w:tcW w:w="1129" w:type="dxa"/>
            <w:vMerge/>
            <w:shd w:val="clear" w:color="auto" w:fill="auto"/>
            <w:vAlign w:val="center"/>
          </w:tcPr>
          <w:p w14:paraId="70DB6B2E" w14:textId="77777777" w:rsidR="00CE10FB" w:rsidRPr="00CE10FB" w:rsidRDefault="00CE10FB" w:rsidP="00CE10FB">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2CABAC2A" w14:textId="16C533A0"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R 2</w:t>
            </w:r>
          </w:p>
        </w:tc>
        <w:tc>
          <w:tcPr>
            <w:tcW w:w="1134" w:type="dxa"/>
            <w:shd w:val="clear" w:color="auto" w:fill="auto"/>
            <w:vAlign w:val="center"/>
          </w:tcPr>
          <w:p w14:paraId="50F882D3"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19.03.2021</w:t>
            </w:r>
          </w:p>
        </w:tc>
        <w:tc>
          <w:tcPr>
            <w:tcW w:w="1210" w:type="dxa"/>
            <w:shd w:val="clear" w:color="auto" w:fill="auto"/>
            <w:vAlign w:val="center"/>
          </w:tcPr>
          <w:p w14:paraId="68BFC200"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13:58-14:13</w:t>
            </w:r>
          </w:p>
        </w:tc>
        <w:tc>
          <w:tcPr>
            <w:tcW w:w="1483" w:type="dxa"/>
            <w:shd w:val="clear" w:color="auto" w:fill="auto"/>
            <w:vAlign w:val="center"/>
          </w:tcPr>
          <w:p w14:paraId="1F8262AD"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4</w:t>
            </w:r>
          </w:p>
        </w:tc>
        <w:tc>
          <w:tcPr>
            <w:tcW w:w="992" w:type="dxa"/>
            <w:shd w:val="clear" w:color="auto" w:fill="auto"/>
            <w:vAlign w:val="center"/>
          </w:tcPr>
          <w:p w14:paraId="6810572B"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w:t>
            </w:r>
          </w:p>
        </w:tc>
        <w:tc>
          <w:tcPr>
            <w:tcW w:w="2040" w:type="dxa"/>
            <w:shd w:val="clear" w:color="auto" w:fill="auto"/>
            <w:vAlign w:val="center"/>
          </w:tcPr>
          <w:p w14:paraId="55ED0208" w14:textId="7C6A6F33" w:rsidR="00CE10FB"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Central </w:t>
            </w:r>
            <w:r w:rsidRPr="00CE10FB">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Work</w:t>
            </w:r>
            <w:proofErr w:type="spellEnd"/>
            <w:r>
              <w:rPr>
                <w:rFonts w:ascii="Times New Roman" w:eastAsia="Calibri" w:hAnsi="Times New Roman" w:cs="Times New Roman"/>
                <w:sz w:val="20"/>
                <w:szCs w:val="20"/>
              </w:rPr>
              <w:t xml:space="preserve"> on</w:t>
            </w:r>
          </w:p>
        </w:tc>
      </w:tr>
      <w:tr w:rsidR="00CE10FB" w:rsidRPr="00CE10FB" w14:paraId="6AAD1AD5" w14:textId="77777777" w:rsidTr="00E054E7">
        <w:trPr>
          <w:trHeight w:val="257"/>
          <w:jc w:val="center"/>
        </w:trPr>
        <w:tc>
          <w:tcPr>
            <w:tcW w:w="1129" w:type="dxa"/>
            <w:vMerge/>
            <w:shd w:val="clear" w:color="auto" w:fill="auto"/>
            <w:vAlign w:val="center"/>
          </w:tcPr>
          <w:p w14:paraId="783CD548" w14:textId="77777777" w:rsidR="00CE10FB" w:rsidRPr="00CE10FB" w:rsidRDefault="00CE10FB" w:rsidP="00CE10FB">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50CF3686" w14:textId="0AF0CD9C"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R 3</w:t>
            </w:r>
          </w:p>
        </w:tc>
        <w:tc>
          <w:tcPr>
            <w:tcW w:w="1134" w:type="dxa"/>
            <w:shd w:val="clear" w:color="auto" w:fill="auto"/>
            <w:vAlign w:val="center"/>
          </w:tcPr>
          <w:p w14:paraId="386B925D"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19.03.2021</w:t>
            </w:r>
          </w:p>
        </w:tc>
        <w:tc>
          <w:tcPr>
            <w:tcW w:w="1210" w:type="dxa"/>
            <w:shd w:val="clear" w:color="auto" w:fill="auto"/>
            <w:vAlign w:val="center"/>
          </w:tcPr>
          <w:p w14:paraId="11DAD1E7"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15:57-16:12</w:t>
            </w:r>
          </w:p>
        </w:tc>
        <w:tc>
          <w:tcPr>
            <w:tcW w:w="1483" w:type="dxa"/>
            <w:shd w:val="clear" w:color="auto" w:fill="auto"/>
            <w:vAlign w:val="center"/>
          </w:tcPr>
          <w:p w14:paraId="12B355C6"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2</w:t>
            </w:r>
          </w:p>
        </w:tc>
        <w:tc>
          <w:tcPr>
            <w:tcW w:w="992" w:type="dxa"/>
            <w:shd w:val="clear" w:color="auto" w:fill="auto"/>
            <w:vAlign w:val="center"/>
          </w:tcPr>
          <w:p w14:paraId="04EE5204"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w:t>
            </w:r>
          </w:p>
        </w:tc>
        <w:tc>
          <w:tcPr>
            <w:tcW w:w="2040" w:type="dxa"/>
            <w:shd w:val="clear" w:color="auto" w:fill="auto"/>
            <w:vAlign w:val="center"/>
          </w:tcPr>
          <w:p w14:paraId="45CD2910" w14:textId="4AB0106B" w:rsidR="00CE10FB"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Natural </w:t>
            </w:r>
            <w:proofErr w:type="spellStart"/>
            <w:r>
              <w:rPr>
                <w:rFonts w:ascii="Times New Roman" w:eastAsia="Calibri" w:hAnsi="Times New Roman" w:cs="Times New Roman"/>
                <w:sz w:val="20"/>
                <w:szCs w:val="20"/>
              </w:rPr>
              <w:t>with</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door</w:t>
            </w:r>
            <w:proofErr w:type="spellEnd"/>
            <w:r>
              <w:rPr>
                <w:rFonts w:ascii="Times New Roman" w:eastAsia="Calibri" w:hAnsi="Times New Roman" w:cs="Times New Roman"/>
                <w:sz w:val="20"/>
                <w:szCs w:val="20"/>
              </w:rPr>
              <w:t xml:space="preserve"> </w:t>
            </w:r>
          </w:p>
        </w:tc>
      </w:tr>
      <w:tr w:rsidR="00CE10FB" w:rsidRPr="00CE10FB" w14:paraId="1B6121F0" w14:textId="77777777" w:rsidTr="00E054E7">
        <w:trPr>
          <w:trHeight w:val="140"/>
          <w:jc w:val="center"/>
        </w:trPr>
        <w:tc>
          <w:tcPr>
            <w:tcW w:w="1129" w:type="dxa"/>
            <w:vMerge/>
            <w:shd w:val="clear" w:color="auto" w:fill="auto"/>
            <w:vAlign w:val="center"/>
          </w:tcPr>
          <w:p w14:paraId="0DEB5D49" w14:textId="77777777" w:rsidR="00CE10FB" w:rsidRPr="00CE10FB" w:rsidRDefault="00CE10FB" w:rsidP="00CE10FB">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19666F52" w14:textId="3A77C3C6"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R 4</w:t>
            </w:r>
          </w:p>
        </w:tc>
        <w:tc>
          <w:tcPr>
            <w:tcW w:w="1134" w:type="dxa"/>
            <w:shd w:val="clear" w:color="auto" w:fill="auto"/>
            <w:vAlign w:val="center"/>
          </w:tcPr>
          <w:p w14:paraId="09C9604E"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06.04.2021</w:t>
            </w:r>
          </w:p>
        </w:tc>
        <w:tc>
          <w:tcPr>
            <w:tcW w:w="1210" w:type="dxa"/>
            <w:shd w:val="clear" w:color="auto" w:fill="auto"/>
            <w:vAlign w:val="center"/>
          </w:tcPr>
          <w:p w14:paraId="0D8036B4"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13:04-13:19</w:t>
            </w:r>
          </w:p>
        </w:tc>
        <w:tc>
          <w:tcPr>
            <w:tcW w:w="1483" w:type="dxa"/>
            <w:shd w:val="clear" w:color="auto" w:fill="auto"/>
            <w:vAlign w:val="center"/>
          </w:tcPr>
          <w:p w14:paraId="0ABF4ADF"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3</w:t>
            </w:r>
          </w:p>
        </w:tc>
        <w:tc>
          <w:tcPr>
            <w:tcW w:w="992" w:type="dxa"/>
            <w:shd w:val="clear" w:color="auto" w:fill="auto"/>
            <w:vAlign w:val="center"/>
          </w:tcPr>
          <w:p w14:paraId="67A7F851" w14:textId="77777777" w:rsidR="00CE10FB" w:rsidRPr="00CE10FB" w:rsidRDefault="00CE10FB" w:rsidP="00CE10FB">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w:t>
            </w:r>
          </w:p>
        </w:tc>
        <w:tc>
          <w:tcPr>
            <w:tcW w:w="2040" w:type="dxa"/>
            <w:shd w:val="clear" w:color="auto" w:fill="auto"/>
            <w:vAlign w:val="center"/>
          </w:tcPr>
          <w:p w14:paraId="31EE3B2E" w14:textId="4A3DFEEA" w:rsidR="00CE10FB" w:rsidRPr="00CE10FB" w:rsidRDefault="00E054E7" w:rsidP="00CE10FB">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Natural </w:t>
            </w:r>
            <w:proofErr w:type="spellStart"/>
            <w:r>
              <w:rPr>
                <w:rFonts w:ascii="Times New Roman" w:eastAsia="Calibri" w:hAnsi="Times New Roman" w:cs="Times New Roman"/>
                <w:sz w:val="20"/>
                <w:szCs w:val="20"/>
              </w:rPr>
              <w:t>with</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door</w:t>
            </w:r>
            <w:proofErr w:type="spellEnd"/>
          </w:p>
        </w:tc>
      </w:tr>
    </w:tbl>
    <w:p w14:paraId="1EB31417" w14:textId="77777777" w:rsidR="00CE10FB" w:rsidRDefault="00CE10FB" w:rsidP="008E710F">
      <w:pPr>
        <w:spacing w:line="360" w:lineRule="auto"/>
        <w:jc w:val="center"/>
        <w:rPr>
          <w:rFonts w:ascii="Times New Roman" w:hAnsi="Times New Roman" w:cs="Times New Roman"/>
          <w:sz w:val="24"/>
          <w:szCs w:val="24"/>
        </w:rPr>
      </w:pPr>
    </w:p>
    <w:p w14:paraId="07468BAD" w14:textId="72EB1475" w:rsidR="00984CE1" w:rsidRPr="008E710F" w:rsidRDefault="00537874" w:rsidP="00984CE1">
      <w:pPr>
        <w:spacing w:after="120" w:line="360" w:lineRule="auto"/>
        <w:jc w:val="center"/>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402A90CA" wp14:editId="39AC0287">
            <wp:extent cx="1901545" cy="2163002"/>
            <wp:effectExtent l="0" t="0" r="3810" b="889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2368" cy="2175313"/>
                    </a:xfrm>
                    <a:prstGeom prst="rect">
                      <a:avLst/>
                    </a:prstGeom>
                    <a:noFill/>
                    <a:ln>
                      <a:noFill/>
                    </a:ln>
                  </pic:spPr>
                </pic:pic>
              </a:graphicData>
            </a:graphic>
          </wp:inline>
        </w:drawing>
      </w:r>
      <w:r w:rsidR="00984CE1" w:rsidRPr="008E710F">
        <w:rPr>
          <w:rFonts w:ascii="Times New Roman" w:hAnsi="Times New Roman" w:cs="Times New Roman"/>
          <w:noProof/>
          <w:sz w:val="24"/>
          <w:szCs w:val="24"/>
          <w:lang w:val="en-GB" w:eastAsia="en-GB"/>
        </w:rPr>
        <w:drawing>
          <wp:inline distT="0" distB="0" distL="0" distR="0" wp14:anchorId="32F20FB0" wp14:editId="5C8825FC">
            <wp:extent cx="3638463" cy="2190140"/>
            <wp:effectExtent l="19050" t="19050" r="19685" b="1968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4098" cy="2199552"/>
                    </a:xfrm>
                    <a:prstGeom prst="rect">
                      <a:avLst/>
                    </a:prstGeom>
                    <a:noFill/>
                    <a:ln w="6350" cmpd="sng">
                      <a:solidFill>
                        <a:srgbClr val="000000"/>
                      </a:solidFill>
                      <a:miter lim="800000"/>
                      <a:headEnd/>
                      <a:tailEnd/>
                    </a:ln>
                    <a:effectLst/>
                  </pic:spPr>
                </pic:pic>
              </a:graphicData>
            </a:graphic>
          </wp:inline>
        </w:drawing>
      </w:r>
    </w:p>
    <w:p w14:paraId="38691908" w14:textId="16A86A8F" w:rsidR="00984CE1" w:rsidRDefault="00185F6E" w:rsidP="00984CE1">
      <w:pPr>
        <w:pStyle w:val="Caption"/>
        <w:spacing w:after="120" w:line="360" w:lineRule="auto"/>
        <w:jc w:val="center"/>
        <w:rPr>
          <w:b w:val="0"/>
          <w:bCs w:val="0"/>
          <w:sz w:val="24"/>
          <w:szCs w:val="24"/>
          <w:lang w:val="tr-TR"/>
        </w:rPr>
      </w:pPr>
      <w:bookmarkStart w:id="45" w:name="_Hlk74674061"/>
      <w:proofErr w:type="spellStart"/>
      <w:r>
        <w:rPr>
          <w:sz w:val="24"/>
          <w:szCs w:val="24"/>
          <w:lang w:val="tr-TR"/>
        </w:rPr>
        <w:t>Figure</w:t>
      </w:r>
      <w:proofErr w:type="spellEnd"/>
      <w:r w:rsidR="00984CE1" w:rsidRPr="008E710F">
        <w:rPr>
          <w:sz w:val="24"/>
          <w:szCs w:val="24"/>
          <w:lang w:val="tr-TR"/>
        </w:rPr>
        <w:t xml:space="preserve"> 1.</w:t>
      </w:r>
      <w:r w:rsidR="00984CE1" w:rsidRPr="008E710F">
        <w:rPr>
          <w:b w:val="0"/>
          <w:bCs w:val="0"/>
          <w:sz w:val="24"/>
          <w:szCs w:val="24"/>
          <w:lang w:val="tr-TR"/>
        </w:rPr>
        <w:t xml:space="preserve"> </w:t>
      </w:r>
      <w:proofErr w:type="spellStart"/>
      <w:r>
        <w:rPr>
          <w:b w:val="0"/>
          <w:bCs w:val="0"/>
          <w:sz w:val="24"/>
          <w:szCs w:val="24"/>
          <w:lang w:val="tr-TR"/>
        </w:rPr>
        <w:t>Photos</w:t>
      </w:r>
      <w:proofErr w:type="spellEnd"/>
      <w:r>
        <w:rPr>
          <w:b w:val="0"/>
          <w:bCs w:val="0"/>
          <w:sz w:val="24"/>
          <w:szCs w:val="24"/>
          <w:lang w:val="tr-TR"/>
        </w:rPr>
        <w:t xml:space="preserve"> of </w:t>
      </w:r>
      <w:proofErr w:type="spellStart"/>
      <w:r>
        <w:rPr>
          <w:b w:val="0"/>
          <w:bCs w:val="0"/>
          <w:sz w:val="24"/>
          <w:szCs w:val="24"/>
          <w:lang w:val="tr-TR"/>
        </w:rPr>
        <w:t>the</w:t>
      </w:r>
      <w:proofErr w:type="spellEnd"/>
      <w:r>
        <w:rPr>
          <w:b w:val="0"/>
          <w:bCs w:val="0"/>
          <w:sz w:val="24"/>
          <w:szCs w:val="24"/>
          <w:lang w:val="tr-TR"/>
        </w:rPr>
        <w:t xml:space="preserve"> </w:t>
      </w:r>
      <w:proofErr w:type="spellStart"/>
      <w:r>
        <w:rPr>
          <w:b w:val="0"/>
          <w:bCs w:val="0"/>
          <w:sz w:val="24"/>
          <w:szCs w:val="24"/>
          <w:lang w:val="tr-TR"/>
        </w:rPr>
        <w:t>usage</w:t>
      </w:r>
      <w:proofErr w:type="spellEnd"/>
      <w:r>
        <w:rPr>
          <w:b w:val="0"/>
          <w:bCs w:val="0"/>
          <w:sz w:val="24"/>
          <w:szCs w:val="24"/>
          <w:lang w:val="tr-TR"/>
        </w:rPr>
        <w:t xml:space="preserve"> </w:t>
      </w:r>
      <w:proofErr w:type="spellStart"/>
      <w:r>
        <w:rPr>
          <w:b w:val="0"/>
          <w:bCs w:val="0"/>
          <w:sz w:val="24"/>
          <w:szCs w:val="24"/>
          <w:lang w:val="tr-TR"/>
        </w:rPr>
        <w:t>areas</w:t>
      </w:r>
      <w:proofErr w:type="spellEnd"/>
      <w:r>
        <w:rPr>
          <w:b w:val="0"/>
          <w:bCs w:val="0"/>
          <w:sz w:val="24"/>
          <w:szCs w:val="24"/>
          <w:lang w:val="tr-TR"/>
        </w:rPr>
        <w:t xml:space="preserve"> of </w:t>
      </w:r>
      <w:proofErr w:type="spellStart"/>
      <w:r>
        <w:rPr>
          <w:b w:val="0"/>
          <w:bCs w:val="0"/>
          <w:sz w:val="24"/>
          <w:szCs w:val="24"/>
          <w:lang w:val="tr-TR"/>
        </w:rPr>
        <w:t>the</w:t>
      </w:r>
      <w:proofErr w:type="spellEnd"/>
      <w:r>
        <w:rPr>
          <w:b w:val="0"/>
          <w:bCs w:val="0"/>
          <w:sz w:val="24"/>
          <w:szCs w:val="24"/>
          <w:lang w:val="tr-TR"/>
        </w:rPr>
        <w:t xml:space="preserve"> </w:t>
      </w:r>
      <w:proofErr w:type="spellStart"/>
      <w:r w:rsidR="00984CE1" w:rsidRPr="008E710F">
        <w:rPr>
          <w:b w:val="0"/>
          <w:bCs w:val="0"/>
          <w:sz w:val="24"/>
          <w:szCs w:val="24"/>
          <w:lang w:val="tr-TR"/>
        </w:rPr>
        <w:t>Airqoon</w:t>
      </w:r>
      <w:proofErr w:type="spellEnd"/>
      <w:r>
        <w:rPr>
          <w:b w:val="0"/>
          <w:bCs w:val="0"/>
          <w:sz w:val="24"/>
          <w:szCs w:val="24"/>
          <w:lang w:val="tr-TR"/>
        </w:rPr>
        <w:t xml:space="preserve"> </w:t>
      </w:r>
      <w:proofErr w:type="spellStart"/>
      <w:r>
        <w:rPr>
          <w:b w:val="0"/>
          <w:bCs w:val="0"/>
          <w:sz w:val="24"/>
          <w:szCs w:val="24"/>
          <w:lang w:val="tr-TR"/>
        </w:rPr>
        <w:t>Indoor</w:t>
      </w:r>
      <w:proofErr w:type="spellEnd"/>
      <w:r>
        <w:rPr>
          <w:b w:val="0"/>
          <w:bCs w:val="0"/>
          <w:sz w:val="24"/>
          <w:szCs w:val="24"/>
          <w:lang w:val="tr-TR"/>
        </w:rPr>
        <w:t xml:space="preserve"> </w:t>
      </w:r>
      <w:proofErr w:type="spellStart"/>
      <w:r>
        <w:rPr>
          <w:b w:val="0"/>
          <w:bCs w:val="0"/>
          <w:sz w:val="24"/>
          <w:szCs w:val="24"/>
          <w:lang w:val="tr-TR"/>
        </w:rPr>
        <w:t>Air</w:t>
      </w:r>
      <w:proofErr w:type="spellEnd"/>
      <w:r>
        <w:rPr>
          <w:b w:val="0"/>
          <w:bCs w:val="0"/>
          <w:sz w:val="24"/>
          <w:szCs w:val="24"/>
          <w:lang w:val="tr-TR"/>
        </w:rPr>
        <w:t xml:space="preserve"> </w:t>
      </w:r>
      <w:proofErr w:type="spellStart"/>
      <w:r>
        <w:rPr>
          <w:b w:val="0"/>
          <w:bCs w:val="0"/>
          <w:sz w:val="24"/>
          <w:szCs w:val="24"/>
          <w:lang w:val="tr-TR"/>
        </w:rPr>
        <w:t>Quality</w:t>
      </w:r>
      <w:proofErr w:type="spellEnd"/>
      <w:r>
        <w:rPr>
          <w:b w:val="0"/>
          <w:bCs w:val="0"/>
          <w:sz w:val="24"/>
          <w:szCs w:val="24"/>
          <w:lang w:val="tr-TR"/>
        </w:rPr>
        <w:t xml:space="preserve"> (IAQ) </w:t>
      </w:r>
      <w:proofErr w:type="spellStart"/>
      <w:r>
        <w:rPr>
          <w:b w:val="0"/>
          <w:bCs w:val="0"/>
          <w:sz w:val="24"/>
          <w:szCs w:val="24"/>
          <w:lang w:val="tr-TR"/>
        </w:rPr>
        <w:t>measurement</w:t>
      </w:r>
      <w:proofErr w:type="spellEnd"/>
      <w:r>
        <w:rPr>
          <w:b w:val="0"/>
          <w:bCs w:val="0"/>
          <w:sz w:val="24"/>
          <w:szCs w:val="24"/>
          <w:lang w:val="tr-TR"/>
        </w:rPr>
        <w:t xml:space="preserve"> </w:t>
      </w:r>
      <w:proofErr w:type="spellStart"/>
      <w:r>
        <w:rPr>
          <w:b w:val="0"/>
          <w:bCs w:val="0"/>
          <w:sz w:val="24"/>
          <w:szCs w:val="24"/>
          <w:lang w:val="tr-TR"/>
        </w:rPr>
        <w:t>equipment</w:t>
      </w:r>
      <w:proofErr w:type="spellEnd"/>
      <w:r w:rsidR="00984CE1" w:rsidRPr="008E710F">
        <w:rPr>
          <w:b w:val="0"/>
          <w:bCs w:val="0"/>
          <w:sz w:val="24"/>
          <w:szCs w:val="24"/>
          <w:lang w:val="tr-TR"/>
        </w:rPr>
        <w:t xml:space="preserve"> </w:t>
      </w:r>
      <w:proofErr w:type="spellStart"/>
      <w:r>
        <w:rPr>
          <w:b w:val="0"/>
          <w:bCs w:val="0"/>
          <w:sz w:val="24"/>
          <w:szCs w:val="24"/>
          <w:lang w:val="tr-TR"/>
        </w:rPr>
        <w:t>and</w:t>
      </w:r>
      <w:proofErr w:type="spellEnd"/>
      <w:r>
        <w:rPr>
          <w:b w:val="0"/>
          <w:bCs w:val="0"/>
          <w:sz w:val="24"/>
          <w:szCs w:val="24"/>
          <w:lang w:val="tr-TR"/>
        </w:rPr>
        <w:t xml:space="preserve"> </w:t>
      </w:r>
      <w:bookmarkEnd w:id="45"/>
      <w:proofErr w:type="gramStart"/>
      <w:r w:rsidRPr="00185F6E">
        <w:rPr>
          <w:b w:val="0"/>
          <w:bCs w:val="0"/>
          <w:sz w:val="24"/>
          <w:szCs w:val="24"/>
          <w:lang w:val="tr-TR"/>
        </w:rPr>
        <w:t>data</w:t>
      </w:r>
      <w:proofErr w:type="gramEnd"/>
      <w:r w:rsidRPr="00185F6E">
        <w:rPr>
          <w:b w:val="0"/>
          <w:bCs w:val="0"/>
          <w:sz w:val="24"/>
          <w:szCs w:val="24"/>
          <w:lang w:val="tr-TR"/>
        </w:rPr>
        <w:t xml:space="preserve"> </w:t>
      </w:r>
      <w:proofErr w:type="spellStart"/>
      <w:r w:rsidRPr="00185F6E">
        <w:rPr>
          <w:b w:val="0"/>
          <w:bCs w:val="0"/>
          <w:sz w:val="24"/>
          <w:szCs w:val="24"/>
          <w:lang w:val="tr-TR"/>
        </w:rPr>
        <w:t>tracking</w:t>
      </w:r>
      <w:proofErr w:type="spellEnd"/>
      <w:r w:rsidRPr="00185F6E">
        <w:rPr>
          <w:b w:val="0"/>
          <w:bCs w:val="0"/>
          <w:sz w:val="24"/>
          <w:szCs w:val="24"/>
          <w:lang w:val="tr-TR"/>
        </w:rPr>
        <w:t xml:space="preserve"> </w:t>
      </w:r>
      <w:proofErr w:type="spellStart"/>
      <w:r w:rsidRPr="00185F6E">
        <w:rPr>
          <w:b w:val="0"/>
          <w:bCs w:val="0"/>
          <w:sz w:val="24"/>
          <w:szCs w:val="24"/>
          <w:lang w:val="tr-TR"/>
        </w:rPr>
        <w:t>screen</w:t>
      </w:r>
      <w:proofErr w:type="spellEnd"/>
      <w:r>
        <w:rPr>
          <w:b w:val="0"/>
          <w:bCs w:val="0"/>
          <w:sz w:val="24"/>
          <w:szCs w:val="24"/>
          <w:lang w:val="tr-TR"/>
        </w:rPr>
        <w:t>.</w:t>
      </w:r>
    </w:p>
    <w:p w14:paraId="560CAEE3" w14:textId="3F9E2A7C" w:rsidR="00185F6E" w:rsidRDefault="00185F6E" w:rsidP="00185F6E"/>
    <w:p w14:paraId="31D09FBA" w14:textId="77777777" w:rsidR="00185F6E" w:rsidRPr="00185F6E" w:rsidRDefault="00185F6E" w:rsidP="00185F6E"/>
    <w:p w14:paraId="58532C92" w14:textId="1B112764" w:rsidR="008A0CFB" w:rsidRPr="008E710F" w:rsidRDefault="008A592D" w:rsidP="008E710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3. </w:t>
      </w:r>
      <w:proofErr w:type="spellStart"/>
      <w:r>
        <w:rPr>
          <w:rFonts w:ascii="Times New Roman" w:hAnsi="Times New Roman" w:cs="Times New Roman"/>
          <w:b/>
          <w:bCs/>
          <w:sz w:val="24"/>
          <w:szCs w:val="24"/>
        </w:rPr>
        <w:t>Results</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and</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Discussion</w:t>
      </w:r>
      <w:bookmarkEnd w:id="0"/>
      <w:proofErr w:type="spellEnd"/>
    </w:p>
    <w:p w14:paraId="2E966326" w14:textId="42B88CF4" w:rsidR="00A5290F" w:rsidRPr="00A3249D" w:rsidRDefault="003F00FB" w:rsidP="00A3249D">
      <w:pPr>
        <w:pStyle w:val="Caption"/>
        <w:spacing w:after="120" w:line="360" w:lineRule="auto"/>
        <w:jc w:val="both"/>
        <w:rPr>
          <w:b w:val="0"/>
          <w:bCs w:val="0"/>
          <w:sz w:val="24"/>
          <w:szCs w:val="24"/>
          <w:lang w:val="tr-TR"/>
        </w:rPr>
      </w:pPr>
      <w:r w:rsidRPr="003F00FB">
        <w:rPr>
          <w:b w:val="0"/>
          <w:bCs w:val="0"/>
          <w:sz w:val="24"/>
          <w:szCs w:val="24"/>
          <w:lang w:val="tr-TR"/>
        </w:rPr>
        <w:t xml:space="preserve">Tablo 2’de </w:t>
      </w:r>
      <w:r w:rsidR="00492152">
        <w:rPr>
          <w:b w:val="0"/>
          <w:bCs w:val="0"/>
          <w:sz w:val="24"/>
          <w:szCs w:val="24"/>
          <w:lang w:val="tr-TR"/>
        </w:rPr>
        <w:t xml:space="preserve">iç ortamlarda </w:t>
      </w:r>
      <w:r w:rsidRPr="003F00FB">
        <w:rPr>
          <w:b w:val="0"/>
          <w:bCs w:val="0"/>
          <w:sz w:val="24"/>
          <w:szCs w:val="24"/>
          <w:lang w:val="tr-TR"/>
        </w:rPr>
        <w:t xml:space="preserve">yapılan tüm ölçümlerin ortalama değerleri verilmiştir. </w:t>
      </w:r>
      <w:r w:rsidR="00492152">
        <w:rPr>
          <w:b w:val="0"/>
          <w:bCs w:val="0"/>
          <w:sz w:val="24"/>
          <w:szCs w:val="24"/>
          <w:lang w:val="tr-TR"/>
        </w:rPr>
        <w:t xml:space="preserve">İç ortamlarda ölçüm alınan gün ve saatlerde eş zamanlı dış ortam ölçümleri yapmak mümkün olmamıştır. Ancak </w:t>
      </w:r>
      <w:r w:rsidR="00CE27B2">
        <w:rPr>
          <w:b w:val="0"/>
          <w:bCs w:val="0"/>
          <w:sz w:val="24"/>
          <w:szCs w:val="24"/>
          <w:lang w:val="tr-TR"/>
        </w:rPr>
        <w:t xml:space="preserve">dış ortam hava kalitesinin değerlendirilmesi için İstanbul Büyükşehir Belediyesi ve Çevre, Şehircilik ve İklim Değişikliği Bakanlığı tarafından yönetilen hava kalitesi ölçüm istasyonlarının verileri alınmıştır (www.havakalitesi.ibb.gov.tr). </w:t>
      </w:r>
      <w:proofErr w:type="spellStart"/>
      <w:r w:rsidR="00CE27B2">
        <w:rPr>
          <w:b w:val="0"/>
          <w:bCs w:val="0"/>
          <w:sz w:val="24"/>
          <w:szCs w:val="24"/>
          <w:lang w:val="tr-TR"/>
        </w:rPr>
        <w:t>Istanbul’da</w:t>
      </w:r>
      <w:proofErr w:type="spellEnd"/>
      <w:r w:rsidR="00CE27B2">
        <w:rPr>
          <w:b w:val="0"/>
          <w:bCs w:val="0"/>
          <w:sz w:val="24"/>
          <w:szCs w:val="24"/>
          <w:lang w:val="tr-TR"/>
        </w:rPr>
        <w:t xml:space="preserve"> toplam 39 hava kalitesi ölçüm istasyonu olup sadece </w:t>
      </w:r>
      <w:r w:rsidR="008A6AB9">
        <w:rPr>
          <w:b w:val="0"/>
          <w:bCs w:val="0"/>
          <w:sz w:val="24"/>
          <w:szCs w:val="24"/>
          <w:lang w:val="tr-TR"/>
        </w:rPr>
        <w:t xml:space="preserve">18 tanesinde PM2.5 ölçümü yapılmaktadır. Ölçüm yöntemleri ile ilgili detaylı bilgi Şahin et al (2020)’den alınabilir. </w:t>
      </w:r>
      <w:r w:rsidR="00CE27B2">
        <w:rPr>
          <w:b w:val="0"/>
          <w:bCs w:val="0"/>
          <w:sz w:val="24"/>
          <w:szCs w:val="24"/>
          <w:lang w:val="tr-TR"/>
        </w:rPr>
        <w:t xml:space="preserve">İç ortam ölçümünün yapıldığı </w:t>
      </w:r>
      <w:proofErr w:type="gramStart"/>
      <w:r w:rsidR="00CE27B2">
        <w:rPr>
          <w:b w:val="0"/>
          <w:bCs w:val="0"/>
          <w:sz w:val="24"/>
          <w:szCs w:val="24"/>
          <w:lang w:val="tr-TR"/>
        </w:rPr>
        <w:t>mekana</w:t>
      </w:r>
      <w:proofErr w:type="gramEnd"/>
      <w:r w:rsidR="00CE27B2">
        <w:rPr>
          <w:b w:val="0"/>
          <w:bCs w:val="0"/>
          <w:sz w:val="24"/>
          <w:szCs w:val="24"/>
          <w:lang w:val="tr-TR"/>
        </w:rPr>
        <w:t xml:space="preserve"> en yakın hava kalitesi ölçüm istasyonu ve zamana ait saatlik ortalama PM2.5, sıcaklık ve nem değerleri Tablo 2’de verilmiştir. </w:t>
      </w:r>
      <w:r w:rsidR="008A6AB9">
        <w:rPr>
          <w:b w:val="0"/>
          <w:bCs w:val="0"/>
          <w:sz w:val="24"/>
          <w:szCs w:val="24"/>
          <w:lang w:val="tr-TR"/>
        </w:rPr>
        <w:t xml:space="preserve">Ayrıca ölçüm yapılan 17 </w:t>
      </w:r>
      <w:proofErr w:type="gramStart"/>
      <w:r w:rsidR="008A6AB9">
        <w:rPr>
          <w:b w:val="0"/>
          <w:bCs w:val="0"/>
          <w:sz w:val="24"/>
          <w:szCs w:val="24"/>
          <w:lang w:val="tr-TR"/>
        </w:rPr>
        <w:t>mart</w:t>
      </w:r>
      <w:proofErr w:type="gramEnd"/>
      <w:r w:rsidR="008A6AB9">
        <w:rPr>
          <w:b w:val="0"/>
          <w:bCs w:val="0"/>
          <w:sz w:val="24"/>
          <w:szCs w:val="24"/>
          <w:lang w:val="tr-TR"/>
        </w:rPr>
        <w:t xml:space="preserve"> ve 6 Nisan 2021 tarihleri arasında tüm </w:t>
      </w:r>
      <w:proofErr w:type="spellStart"/>
      <w:r w:rsidR="008A6AB9">
        <w:rPr>
          <w:b w:val="0"/>
          <w:bCs w:val="0"/>
          <w:sz w:val="24"/>
          <w:szCs w:val="24"/>
          <w:lang w:val="tr-TR"/>
        </w:rPr>
        <w:t>Istanbul’da</w:t>
      </w:r>
      <w:proofErr w:type="spellEnd"/>
      <w:r w:rsidR="008A6AB9">
        <w:rPr>
          <w:b w:val="0"/>
          <w:bCs w:val="0"/>
          <w:sz w:val="24"/>
          <w:szCs w:val="24"/>
          <w:lang w:val="tr-TR"/>
        </w:rPr>
        <w:t xml:space="preserve"> PM2.5 konsantrasyonunun saatlik değişimi Şekil 1’de verilmiştir. </w:t>
      </w:r>
      <w:r w:rsidR="00777B30">
        <w:rPr>
          <w:b w:val="0"/>
          <w:bCs w:val="0"/>
          <w:sz w:val="24"/>
          <w:szCs w:val="24"/>
          <w:lang w:val="tr-TR"/>
        </w:rPr>
        <w:t>İç ortam ölçümlerinin yapıldığı zamanlarda en yükse</w:t>
      </w:r>
      <w:r w:rsidR="00A5290F">
        <w:rPr>
          <w:b w:val="0"/>
          <w:bCs w:val="0"/>
          <w:sz w:val="24"/>
          <w:szCs w:val="24"/>
          <w:lang w:val="tr-TR"/>
        </w:rPr>
        <w:t>k PM2.5 değişimi</w:t>
      </w:r>
      <w:r w:rsidR="00777B30">
        <w:rPr>
          <w:b w:val="0"/>
          <w:bCs w:val="0"/>
          <w:sz w:val="24"/>
          <w:szCs w:val="24"/>
          <w:lang w:val="tr-TR"/>
        </w:rPr>
        <w:t xml:space="preserve"> 19 martta ve 6 </w:t>
      </w:r>
      <w:proofErr w:type="gramStart"/>
      <w:r w:rsidR="00777B30">
        <w:rPr>
          <w:b w:val="0"/>
          <w:bCs w:val="0"/>
          <w:sz w:val="24"/>
          <w:szCs w:val="24"/>
          <w:lang w:val="tr-TR"/>
        </w:rPr>
        <w:t>Nisanda</w:t>
      </w:r>
      <w:proofErr w:type="gramEnd"/>
      <w:r w:rsidR="00777B30">
        <w:rPr>
          <w:b w:val="0"/>
          <w:bCs w:val="0"/>
          <w:sz w:val="24"/>
          <w:szCs w:val="24"/>
          <w:lang w:val="tr-TR"/>
        </w:rPr>
        <w:t xml:space="preserve"> </w:t>
      </w:r>
      <w:r w:rsidR="00A5290F">
        <w:rPr>
          <w:b w:val="0"/>
          <w:bCs w:val="0"/>
          <w:sz w:val="24"/>
          <w:szCs w:val="24"/>
          <w:lang w:val="tr-TR"/>
        </w:rPr>
        <w:t xml:space="preserve">görülürken, </w:t>
      </w:r>
      <w:r w:rsidR="00777B30">
        <w:rPr>
          <w:b w:val="0"/>
          <w:bCs w:val="0"/>
          <w:sz w:val="24"/>
          <w:szCs w:val="24"/>
          <w:lang w:val="tr-TR"/>
        </w:rPr>
        <w:t>genel olarak tüm istasyonlarda ortalama saatlik PM2.5</w:t>
      </w:r>
      <w:r w:rsidR="00A5290F">
        <w:rPr>
          <w:b w:val="0"/>
          <w:bCs w:val="0"/>
          <w:sz w:val="24"/>
          <w:szCs w:val="24"/>
          <w:lang w:val="tr-TR"/>
        </w:rPr>
        <w:t xml:space="preserve"> konsantrasyonu</w:t>
      </w:r>
      <w:r w:rsidR="00777B30">
        <w:rPr>
          <w:b w:val="0"/>
          <w:bCs w:val="0"/>
          <w:sz w:val="24"/>
          <w:szCs w:val="24"/>
          <w:lang w:val="tr-TR"/>
        </w:rPr>
        <w:t xml:space="preserve"> 5 ile 40 µg/m3 arasında değişmektedir. </w:t>
      </w:r>
      <w:r w:rsidR="003C09DB">
        <w:rPr>
          <w:b w:val="0"/>
          <w:bCs w:val="0"/>
          <w:sz w:val="24"/>
          <w:szCs w:val="24"/>
          <w:lang w:val="tr-TR"/>
        </w:rPr>
        <w:t xml:space="preserve">İç ortamlarda ölçülen ortalama PM2.5 ile dış ortam hava kalitesi ölçüm istasyonlarında ölçülen PM2.5 arasında istatistiksel olarak anlamlı bir korelasyon mevcut değildir (p&gt;0.05). Ancak daha önce yapılan çalışmalarda dış ortam hava kalitesinin özellikle toplu taşıma araçlarının iç ortamını önemli derecede etkilediği belirtilmiştir (Onat et al. 2019). Bu çalışmada her iç </w:t>
      </w:r>
      <w:proofErr w:type="gramStart"/>
      <w:r w:rsidR="003C09DB">
        <w:rPr>
          <w:b w:val="0"/>
          <w:bCs w:val="0"/>
          <w:sz w:val="24"/>
          <w:szCs w:val="24"/>
          <w:lang w:val="tr-TR"/>
        </w:rPr>
        <w:t>mekanın</w:t>
      </w:r>
      <w:proofErr w:type="gramEnd"/>
      <w:r w:rsidR="003C09DB">
        <w:rPr>
          <w:b w:val="0"/>
          <w:bCs w:val="0"/>
          <w:sz w:val="24"/>
          <w:szCs w:val="24"/>
          <w:lang w:val="tr-TR"/>
        </w:rPr>
        <w:t xml:space="preserve"> dışında ayni zamanda dış ortam ölçümü almak mümkün </w:t>
      </w:r>
      <w:r w:rsidR="003C09DB" w:rsidRPr="00A3249D">
        <w:rPr>
          <w:b w:val="0"/>
          <w:bCs w:val="0"/>
          <w:sz w:val="24"/>
          <w:szCs w:val="24"/>
          <w:lang w:val="tr-TR"/>
        </w:rPr>
        <w:t xml:space="preserve">olmamıştır ve bu nedenle doğrudan bir ilişki tespit edilememiştir.  </w:t>
      </w:r>
    </w:p>
    <w:p w14:paraId="3D044B33" w14:textId="62373E9D" w:rsidR="00A3249D" w:rsidRPr="009B1640" w:rsidRDefault="00A3249D" w:rsidP="00A3249D">
      <w:pPr>
        <w:spacing w:line="360" w:lineRule="auto"/>
        <w:jc w:val="both"/>
        <w:rPr>
          <w:rFonts w:ascii="Times New Roman" w:hAnsi="Times New Roman" w:cs="Times New Roman"/>
          <w:color w:val="FF0000"/>
          <w:sz w:val="24"/>
          <w:szCs w:val="24"/>
        </w:rPr>
      </w:pPr>
      <w:r w:rsidRPr="00A3249D">
        <w:rPr>
          <w:rFonts w:ascii="Times New Roman" w:hAnsi="Times New Roman" w:cs="Times New Roman"/>
          <w:sz w:val="24"/>
          <w:szCs w:val="24"/>
        </w:rPr>
        <w:lastRenderedPageBreak/>
        <w:t xml:space="preserve">Ölçüm yapılan dönemde </w:t>
      </w:r>
      <w:proofErr w:type="spellStart"/>
      <w:r w:rsidRPr="00A3249D">
        <w:rPr>
          <w:rFonts w:ascii="Times New Roman" w:hAnsi="Times New Roman" w:cs="Times New Roman"/>
          <w:sz w:val="24"/>
          <w:szCs w:val="24"/>
        </w:rPr>
        <w:t>Istanbul’un</w:t>
      </w:r>
      <w:proofErr w:type="spellEnd"/>
      <w:r w:rsidRPr="00A3249D">
        <w:rPr>
          <w:rFonts w:ascii="Times New Roman" w:hAnsi="Times New Roman" w:cs="Times New Roman"/>
          <w:sz w:val="24"/>
          <w:szCs w:val="24"/>
        </w:rPr>
        <w:t xml:space="preserve"> dış ortam atmosferinde nem değişimi %60 ile %90 arasındadır (Tablo 2). Buna karşın iç ortamlarda %32 ile %52 arasında bir değişim olduğu görülmektedir. </w:t>
      </w:r>
      <w:proofErr w:type="spellStart"/>
      <w:r w:rsidRPr="00A3249D">
        <w:rPr>
          <w:rFonts w:ascii="Times New Roman" w:hAnsi="Times New Roman" w:cs="Times New Roman"/>
          <w:sz w:val="24"/>
          <w:szCs w:val="24"/>
        </w:rPr>
        <w:t>Pandemi</w:t>
      </w:r>
      <w:proofErr w:type="spellEnd"/>
      <w:r w:rsidRPr="00A3249D">
        <w:rPr>
          <w:rFonts w:ascii="Times New Roman" w:hAnsi="Times New Roman" w:cs="Times New Roman"/>
          <w:sz w:val="24"/>
          <w:szCs w:val="24"/>
        </w:rPr>
        <w:t xml:space="preserve"> döneminde iç ortam neminin virüs yayılımında önemli bir kriter olduğu ve %40-60 aralığında tutulması önerisi birçok çalışmada belirtilmektedir (</w:t>
      </w:r>
      <w:proofErr w:type="gramStart"/>
      <w:r w:rsidRPr="00A3249D">
        <w:rPr>
          <w:rFonts w:ascii="Times New Roman" w:hAnsi="Times New Roman" w:cs="Times New Roman"/>
          <w:sz w:val="24"/>
          <w:szCs w:val="24"/>
        </w:rPr>
        <w:t>…….</w:t>
      </w:r>
      <w:proofErr w:type="gramEnd"/>
      <w:r w:rsidRPr="00A3249D">
        <w:rPr>
          <w:rFonts w:ascii="Times New Roman" w:hAnsi="Times New Roman" w:cs="Times New Roman"/>
          <w:sz w:val="24"/>
          <w:szCs w:val="24"/>
        </w:rPr>
        <w:t>).</w:t>
      </w:r>
      <w:r>
        <w:rPr>
          <w:rFonts w:ascii="Times New Roman" w:hAnsi="Times New Roman" w:cs="Times New Roman"/>
          <w:sz w:val="24"/>
          <w:szCs w:val="24"/>
        </w:rPr>
        <w:t xml:space="preserve"> </w:t>
      </w:r>
      <w:r w:rsidR="009B1640" w:rsidRPr="009B1640">
        <w:rPr>
          <w:rFonts w:ascii="Times New Roman" w:hAnsi="Times New Roman" w:cs="Times New Roman"/>
          <w:color w:val="FF0000"/>
          <w:sz w:val="24"/>
          <w:szCs w:val="24"/>
        </w:rPr>
        <w:t>Dış ortam sıcaklık değerleri bulunup tabloya eklenecek ve yorumlanacak</w:t>
      </w:r>
    </w:p>
    <w:p w14:paraId="201A4E01" w14:textId="60A7E752" w:rsidR="00C3253A" w:rsidRPr="00C3253A" w:rsidRDefault="00207893" w:rsidP="0085764A">
      <w:pPr>
        <w:pStyle w:val="Caption"/>
        <w:spacing w:after="120" w:line="360" w:lineRule="auto"/>
        <w:jc w:val="both"/>
      </w:pPr>
      <w:r>
        <w:rPr>
          <w:b w:val="0"/>
          <w:bCs w:val="0"/>
          <w:sz w:val="24"/>
          <w:szCs w:val="24"/>
          <w:lang w:val="tr-TR"/>
        </w:rPr>
        <w:t>D</w:t>
      </w:r>
      <w:r w:rsidR="00E06C45">
        <w:rPr>
          <w:b w:val="0"/>
          <w:bCs w:val="0"/>
          <w:sz w:val="24"/>
          <w:szCs w:val="24"/>
          <w:lang w:val="tr-TR"/>
        </w:rPr>
        <w:t>ış ortamdaki CO2 değerlerinin yanma kaynaklar</w:t>
      </w:r>
      <w:r w:rsidR="008A6AB9">
        <w:rPr>
          <w:b w:val="0"/>
          <w:bCs w:val="0"/>
          <w:sz w:val="24"/>
          <w:szCs w:val="24"/>
          <w:lang w:val="tr-TR"/>
        </w:rPr>
        <w:t>ı</w:t>
      </w:r>
      <w:r w:rsidR="00E06C45">
        <w:rPr>
          <w:b w:val="0"/>
          <w:bCs w:val="0"/>
          <w:sz w:val="24"/>
          <w:szCs w:val="24"/>
          <w:lang w:val="tr-TR"/>
        </w:rPr>
        <w:t xml:space="preserve">na </w:t>
      </w:r>
      <w:r w:rsidR="008A6AB9">
        <w:rPr>
          <w:b w:val="0"/>
          <w:bCs w:val="0"/>
          <w:sz w:val="24"/>
          <w:szCs w:val="24"/>
          <w:lang w:val="tr-TR"/>
        </w:rPr>
        <w:t>yakınlıkla</w:t>
      </w:r>
      <w:r w:rsidR="00E06C45">
        <w:rPr>
          <w:b w:val="0"/>
          <w:bCs w:val="0"/>
          <w:sz w:val="24"/>
          <w:szCs w:val="24"/>
          <w:lang w:val="tr-TR"/>
        </w:rPr>
        <w:t xml:space="preserve"> değişmekle birlikte genel olarak 42</w:t>
      </w:r>
      <w:r>
        <w:rPr>
          <w:b w:val="0"/>
          <w:bCs w:val="0"/>
          <w:sz w:val="24"/>
          <w:szCs w:val="24"/>
          <w:lang w:val="tr-TR"/>
        </w:rPr>
        <w:t>0-4</w:t>
      </w:r>
      <w:r w:rsidR="00E06C45">
        <w:rPr>
          <w:b w:val="0"/>
          <w:bCs w:val="0"/>
          <w:sz w:val="24"/>
          <w:szCs w:val="24"/>
          <w:lang w:val="tr-TR"/>
        </w:rPr>
        <w:t>8</w:t>
      </w:r>
      <w:r>
        <w:rPr>
          <w:b w:val="0"/>
          <w:bCs w:val="0"/>
          <w:sz w:val="24"/>
          <w:szCs w:val="24"/>
          <w:lang w:val="tr-TR"/>
        </w:rPr>
        <w:t xml:space="preserve">0 </w:t>
      </w:r>
      <w:proofErr w:type="spellStart"/>
      <w:r>
        <w:rPr>
          <w:b w:val="0"/>
          <w:bCs w:val="0"/>
          <w:sz w:val="24"/>
          <w:szCs w:val="24"/>
          <w:lang w:val="tr-TR"/>
        </w:rPr>
        <w:t>ppm</w:t>
      </w:r>
      <w:proofErr w:type="spellEnd"/>
      <w:r>
        <w:rPr>
          <w:b w:val="0"/>
          <w:bCs w:val="0"/>
          <w:sz w:val="24"/>
          <w:szCs w:val="24"/>
          <w:lang w:val="tr-TR"/>
        </w:rPr>
        <w:t xml:space="preserve"> arasında olduğu bilinmekte</w:t>
      </w:r>
      <w:r w:rsidR="00E06C45">
        <w:rPr>
          <w:b w:val="0"/>
          <w:bCs w:val="0"/>
          <w:sz w:val="24"/>
          <w:szCs w:val="24"/>
          <w:lang w:val="tr-TR"/>
        </w:rPr>
        <w:t xml:space="preserve"> (</w:t>
      </w:r>
      <w:proofErr w:type="spellStart"/>
      <w:r w:rsidR="00E06C45">
        <w:rPr>
          <w:b w:val="0"/>
          <w:bCs w:val="0"/>
          <w:sz w:val="24"/>
          <w:szCs w:val="24"/>
          <w:lang w:val="tr-TR"/>
        </w:rPr>
        <w:t>Queral</w:t>
      </w:r>
      <w:proofErr w:type="spellEnd"/>
      <w:r w:rsidR="00E06C45">
        <w:rPr>
          <w:b w:val="0"/>
          <w:bCs w:val="0"/>
          <w:sz w:val="24"/>
          <w:szCs w:val="24"/>
          <w:lang w:val="tr-TR"/>
        </w:rPr>
        <w:t xml:space="preserve"> et al., 2020)</w:t>
      </w:r>
      <w:r>
        <w:rPr>
          <w:b w:val="0"/>
          <w:bCs w:val="0"/>
          <w:sz w:val="24"/>
          <w:szCs w:val="24"/>
          <w:lang w:val="tr-TR"/>
        </w:rPr>
        <w:t xml:space="preserve"> ve dış ortam atmosferinde çok büyük değişimler beklenmeyip sabit kabul edilmektedir. </w:t>
      </w:r>
      <w:r w:rsidR="003F00FB" w:rsidRPr="003F00FB">
        <w:rPr>
          <w:b w:val="0"/>
          <w:bCs w:val="0"/>
          <w:sz w:val="24"/>
          <w:szCs w:val="24"/>
          <w:lang w:val="tr-TR"/>
        </w:rPr>
        <w:t xml:space="preserve"> </w:t>
      </w:r>
      <w:r w:rsidR="00DA0FB3">
        <w:rPr>
          <w:b w:val="0"/>
          <w:bCs w:val="0"/>
          <w:sz w:val="24"/>
          <w:szCs w:val="24"/>
          <w:lang w:val="tr-TR"/>
        </w:rPr>
        <w:t xml:space="preserve">Bu çalışmada </w:t>
      </w:r>
      <w:r w:rsidR="00BD19B9">
        <w:rPr>
          <w:b w:val="0"/>
          <w:bCs w:val="0"/>
          <w:sz w:val="24"/>
          <w:szCs w:val="24"/>
          <w:lang w:val="tr-TR"/>
        </w:rPr>
        <w:t>eş zamanlı yapılmamakla birlikte tüm çalışmalar sonrası yapılan dış ortam ölçümünde</w:t>
      </w:r>
      <w:r w:rsidR="00DA0FB3">
        <w:rPr>
          <w:b w:val="0"/>
          <w:bCs w:val="0"/>
          <w:sz w:val="24"/>
          <w:szCs w:val="24"/>
          <w:lang w:val="tr-TR"/>
        </w:rPr>
        <w:t xml:space="preserve"> CO2 kons</w:t>
      </w:r>
      <w:r w:rsidR="00BD19B9">
        <w:rPr>
          <w:b w:val="0"/>
          <w:bCs w:val="0"/>
          <w:sz w:val="24"/>
          <w:szCs w:val="24"/>
          <w:lang w:val="tr-TR"/>
        </w:rPr>
        <w:t>a</w:t>
      </w:r>
      <w:r w:rsidR="00DA0FB3">
        <w:rPr>
          <w:b w:val="0"/>
          <w:bCs w:val="0"/>
          <w:sz w:val="24"/>
          <w:szCs w:val="24"/>
          <w:lang w:val="tr-TR"/>
        </w:rPr>
        <w:t xml:space="preserve">ntrasyonu 400-420 </w:t>
      </w:r>
      <w:proofErr w:type="spellStart"/>
      <w:r w:rsidR="00DA0FB3">
        <w:rPr>
          <w:b w:val="0"/>
          <w:bCs w:val="0"/>
          <w:sz w:val="24"/>
          <w:szCs w:val="24"/>
          <w:lang w:val="tr-TR"/>
        </w:rPr>
        <w:t>ppm</w:t>
      </w:r>
      <w:proofErr w:type="spellEnd"/>
      <w:r w:rsidR="00DA0FB3">
        <w:rPr>
          <w:b w:val="0"/>
          <w:bCs w:val="0"/>
          <w:sz w:val="24"/>
          <w:szCs w:val="24"/>
          <w:lang w:val="tr-TR"/>
        </w:rPr>
        <w:t xml:space="preserve"> aralığında tespit edilmiştir. </w:t>
      </w:r>
      <w:r w:rsidR="003F00FB" w:rsidRPr="003F00FB">
        <w:rPr>
          <w:b w:val="0"/>
          <w:bCs w:val="0"/>
          <w:sz w:val="24"/>
          <w:szCs w:val="24"/>
          <w:lang w:val="tr-TR"/>
        </w:rPr>
        <w:t xml:space="preserve"> </w:t>
      </w:r>
      <w:r w:rsidR="009B1640">
        <w:rPr>
          <w:b w:val="0"/>
          <w:bCs w:val="0"/>
          <w:sz w:val="24"/>
          <w:szCs w:val="24"/>
          <w:lang w:val="tr-TR"/>
        </w:rPr>
        <w:t xml:space="preserve">İç mekanlarda yapılan CO2 ölçümlerinde en az değişim </w:t>
      </w:r>
      <w:proofErr w:type="spellStart"/>
      <w:r w:rsidR="009B1640">
        <w:rPr>
          <w:b w:val="0"/>
          <w:bCs w:val="0"/>
          <w:sz w:val="24"/>
          <w:szCs w:val="24"/>
          <w:lang w:val="tr-TR"/>
        </w:rPr>
        <w:t>shopping</w:t>
      </w:r>
      <w:proofErr w:type="spellEnd"/>
      <w:r w:rsidR="009B1640">
        <w:rPr>
          <w:b w:val="0"/>
          <w:bCs w:val="0"/>
          <w:sz w:val="24"/>
          <w:szCs w:val="24"/>
          <w:lang w:val="tr-TR"/>
        </w:rPr>
        <w:t xml:space="preserve"> </w:t>
      </w:r>
      <w:proofErr w:type="spellStart"/>
      <w:r w:rsidR="009B1640">
        <w:rPr>
          <w:b w:val="0"/>
          <w:bCs w:val="0"/>
          <w:sz w:val="24"/>
          <w:szCs w:val="24"/>
          <w:lang w:val="tr-TR"/>
        </w:rPr>
        <w:t>center</w:t>
      </w:r>
      <w:proofErr w:type="spellEnd"/>
      <w:r w:rsidR="009B1640">
        <w:rPr>
          <w:b w:val="0"/>
          <w:bCs w:val="0"/>
          <w:sz w:val="24"/>
          <w:szCs w:val="24"/>
          <w:lang w:val="tr-TR"/>
        </w:rPr>
        <w:t xml:space="preserve"> </w:t>
      </w:r>
      <w:proofErr w:type="spellStart"/>
      <w:r w:rsidR="009B1640">
        <w:rPr>
          <w:b w:val="0"/>
          <w:bCs w:val="0"/>
          <w:sz w:val="24"/>
          <w:szCs w:val="24"/>
          <w:lang w:val="tr-TR"/>
        </w:rPr>
        <w:t>larda</w:t>
      </w:r>
      <w:proofErr w:type="spellEnd"/>
      <w:r w:rsidR="009B1640">
        <w:rPr>
          <w:b w:val="0"/>
          <w:bCs w:val="0"/>
          <w:sz w:val="24"/>
          <w:szCs w:val="24"/>
          <w:lang w:val="tr-TR"/>
        </w:rPr>
        <w:t xml:space="preserve"> olmuştur (533-663 </w:t>
      </w:r>
      <w:proofErr w:type="spellStart"/>
      <w:r w:rsidR="009B1640">
        <w:rPr>
          <w:b w:val="0"/>
          <w:bCs w:val="0"/>
          <w:sz w:val="24"/>
          <w:szCs w:val="24"/>
          <w:lang w:val="tr-TR"/>
        </w:rPr>
        <w:t>ppm</w:t>
      </w:r>
      <w:proofErr w:type="spellEnd"/>
      <w:r w:rsidR="009B1640">
        <w:rPr>
          <w:b w:val="0"/>
          <w:bCs w:val="0"/>
          <w:sz w:val="24"/>
          <w:szCs w:val="24"/>
          <w:lang w:val="tr-TR"/>
        </w:rPr>
        <w:t xml:space="preserve">). COVID-19 salgın tedbirleri kapsamında SC </w:t>
      </w:r>
      <w:proofErr w:type="spellStart"/>
      <w:r w:rsidR="009B1640">
        <w:rPr>
          <w:b w:val="0"/>
          <w:bCs w:val="0"/>
          <w:sz w:val="24"/>
          <w:szCs w:val="24"/>
          <w:lang w:val="tr-TR"/>
        </w:rPr>
        <w:t>larda</w:t>
      </w:r>
      <w:proofErr w:type="spellEnd"/>
      <w:r w:rsidR="009B1640">
        <w:rPr>
          <w:b w:val="0"/>
          <w:bCs w:val="0"/>
          <w:sz w:val="24"/>
          <w:szCs w:val="24"/>
          <w:lang w:val="tr-TR"/>
        </w:rPr>
        <w:t xml:space="preserve"> merkezi havalandırma sistemleri %100 dış ortam havası ile çalıştırılmıştır. Bu nedenle her 4 </w:t>
      </w:r>
      <w:proofErr w:type="spellStart"/>
      <w:r w:rsidR="009B1640">
        <w:rPr>
          <w:b w:val="0"/>
          <w:bCs w:val="0"/>
          <w:sz w:val="24"/>
          <w:szCs w:val="24"/>
          <w:lang w:val="tr-TR"/>
        </w:rPr>
        <w:t>AVM’de</w:t>
      </w:r>
      <w:proofErr w:type="spellEnd"/>
      <w:r w:rsidR="009B1640">
        <w:rPr>
          <w:b w:val="0"/>
          <w:bCs w:val="0"/>
          <w:sz w:val="24"/>
          <w:szCs w:val="24"/>
          <w:lang w:val="tr-TR"/>
        </w:rPr>
        <w:t xml:space="preserve"> de uygun bir CO2 seviyesi gözlenmiştir. </w:t>
      </w:r>
    </w:p>
    <w:p w14:paraId="7984A051" w14:textId="77777777" w:rsidR="00783BAC" w:rsidRPr="00783BAC" w:rsidRDefault="00783BAC" w:rsidP="00783BAC"/>
    <w:p w14:paraId="6A34903D" w14:textId="1C18BE2C" w:rsidR="008A592D" w:rsidRPr="00EE5FBA" w:rsidRDefault="008A592D" w:rsidP="008A592D">
      <w:pPr>
        <w:pStyle w:val="Caption"/>
        <w:spacing w:after="120" w:line="360" w:lineRule="auto"/>
        <w:jc w:val="center"/>
        <w:rPr>
          <w:b w:val="0"/>
          <w:bCs w:val="0"/>
          <w:sz w:val="24"/>
          <w:szCs w:val="24"/>
          <w:lang w:val="en-GB"/>
        </w:rPr>
      </w:pPr>
      <w:proofErr w:type="spellStart"/>
      <w:r w:rsidRPr="008E710F">
        <w:rPr>
          <w:sz w:val="24"/>
          <w:szCs w:val="24"/>
          <w:lang w:val="tr-TR"/>
        </w:rPr>
        <w:t>Tabl</w:t>
      </w:r>
      <w:r>
        <w:rPr>
          <w:sz w:val="24"/>
          <w:szCs w:val="24"/>
          <w:lang w:val="tr-TR"/>
        </w:rPr>
        <w:t>e</w:t>
      </w:r>
      <w:proofErr w:type="spellEnd"/>
      <w:r w:rsidRPr="008E710F">
        <w:rPr>
          <w:sz w:val="24"/>
          <w:szCs w:val="24"/>
          <w:lang w:val="tr-TR"/>
        </w:rPr>
        <w:t xml:space="preserve"> </w:t>
      </w:r>
      <w:r>
        <w:rPr>
          <w:sz w:val="24"/>
          <w:szCs w:val="24"/>
          <w:lang w:val="tr-TR"/>
        </w:rPr>
        <w:t>2</w:t>
      </w:r>
      <w:r w:rsidRPr="008E710F">
        <w:rPr>
          <w:sz w:val="24"/>
          <w:szCs w:val="24"/>
          <w:lang w:val="tr-TR"/>
        </w:rPr>
        <w:t xml:space="preserve">. </w:t>
      </w:r>
      <w:r w:rsidRPr="00EE5FBA">
        <w:rPr>
          <w:b w:val="0"/>
          <w:bCs w:val="0"/>
          <w:sz w:val="24"/>
          <w:szCs w:val="24"/>
          <w:lang w:val="en-GB"/>
        </w:rPr>
        <w:t xml:space="preserve">Measurement areas, date, time and </w:t>
      </w:r>
      <w:r w:rsidR="00EE5FBA" w:rsidRPr="00EE5FBA">
        <w:rPr>
          <w:b w:val="0"/>
          <w:bCs w:val="0"/>
          <w:sz w:val="24"/>
          <w:szCs w:val="24"/>
          <w:lang w:val="en-GB"/>
        </w:rPr>
        <w:t>descriptions</w:t>
      </w:r>
      <w:r w:rsidRPr="00EE5FBA">
        <w:rPr>
          <w:b w:val="0"/>
          <w:bCs w:val="0"/>
          <w:sz w:val="24"/>
          <w:szCs w:val="24"/>
          <w:lang w:val="en-GB"/>
        </w:rPr>
        <w:t>.</w:t>
      </w:r>
      <w:r w:rsidR="00AE7ED3" w:rsidRPr="00EE5FBA">
        <w:rPr>
          <w:b w:val="0"/>
          <w:bCs w:val="0"/>
          <w:sz w:val="24"/>
          <w:szCs w:val="24"/>
          <w:lang w:val="en-GB"/>
        </w:rPr>
        <w:t xml:space="preserve"> (Out: outdoor level, In: indoor level).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993"/>
        <w:gridCol w:w="993"/>
        <w:gridCol w:w="709"/>
        <w:gridCol w:w="1134"/>
        <w:gridCol w:w="568"/>
        <w:gridCol w:w="1134"/>
        <w:gridCol w:w="569"/>
        <w:gridCol w:w="993"/>
      </w:tblGrid>
      <w:tr w:rsidR="00083ED1" w:rsidRPr="00CE10FB" w14:paraId="51F0648B" w14:textId="68A3971B" w:rsidTr="00852502">
        <w:trPr>
          <w:trHeight w:val="366"/>
          <w:jc w:val="center"/>
        </w:trPr>
        <w:tc>
          <w:tcPr>
            <w:tcW w:w="1129" w:type="dxa"/>
            <w:vMerge w:val="restart"/>
            <w:shd w:val="clear" w:color="auto" w:fill="auto"/>
            <w:vAlign w:val="center"/>
          </w:tcPr>
          <w:p w14:paraId="7D8E52B7" w14:textId="77777777" w:rsidR="00083ED1" w:rsidRPr="00CE10FB" w:rsidRDefault="00083ED1" w:rsidP="00E65D35">
            <w:pPr>
              <w:spacing w:after="0" w:line="240" w:lineRule="auto"/>
              <w:jc w:val="center"/>
              <w:rPr>
                <w:rFonts w:ascii="Times New Roman" w:eastAsia="Calibri" w:hAnsi="Times New Roman" w:cs="Times New Roman"/>
                <w:sz w:val="20"/>
                <w:szCs w:val="20"/>
              </w:rPr>
            </w:pPr>
            <w:proofErr w:type="spellStart"/>
            <w:r w:rsidRPr="00CE10FB">
              <w:rPr>
                <w:rFonts w:ascii="Times New Roman" w:eastAsia="Calibri" w:hAnsi="Times New Roman" w:cs="Times New Roman"/>
                <w:sz w:val="20"/>
                <w:szCs w:val="20"/>
              </w:rPr>
              <w:t>Areas</w:t>
            </w:r>
            <w:proofErr w:type="spellEnd"/>
          </w:p>
        </w:tc>
        <w:tc>
          <w:tcPr>
            <w:tcW w:w="993" w:type="dxa"/>
            <w:vMerge w:val="restart"/>
            <w:shd w:val="clear" w:color="auto" w:fill="auto"/>
            <w:vAlign w:val="center"/>
          </w:tcPr>
          <w:p w14:paraId="58083F86" w14:textId="6960AA80" w:rsidR="00083ED1" w:rsidRPr="00CE10FB" w:rsidRDefault="00083ED1" w:rsidP="00E65D35">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Codes</w:t>
            </w:r>
            <w:proofErr w:type="spellEnd"/>
          </w:p>
        </w:tc>
        <w:tc>
          <w:tcPr>
            <w:tcW w:w="993" w:type="dxa"/>
            <w:shd w:val="clear" w:color="auto" w:fill="auto"/>
            <w:vAlign w:val="center"/>
          </w:tcPr>
          <w:p w14:paraId="6146589D" w14:textId="77777777" w:rsidR="00083ED1" w:rsidRPr="00C85768" w:rsidRDefault="00083ED1" w:rsidP="00E65D35">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CO</w:t>
            </w:r>
            <w:r w:rsidRPr="00C85768">
              <w:rPr>
                <w:rFonts w:ascii="Times New Roman" w:eastAsia="Calibri" w:hAnsi="Times New Roman" w:cs="Times New Roman"/>
                <w:sz w:val="20"/>
                <w:szCs w:val="20"/>
                <w:vertAlign w:val="subscript"/>
              </w:rPr>
              <w:t>2</w:t>
            </w:r>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ppm</w:t>
            </w:r>
            <w:proofErr w:type="spellEnd"/>
            <w:r>
              <w:rPr>
                <w:rFonts w:ascii="Times New Roman" w:eastAsia="Calibri" w:hAnsi="Times New Roman" w:cs="Times New Roman"/>
                <w:sz w:val="20"/>
                <w:szCs w:val="20"/>
              </w:rPr>
              <w:t>)</w:t>
            </w:r>
          </w:p>
        </w:tc>
        <w:tc>
          <w:tcPr>
            <w:tcW w:w="1843" w:type="dxa"/>
            <w:gridSpan w:val="2"/>
            <w:shd w:val="clear" w:color="auto" w:fill="auto"/>
            <w:vAlign w:val="center"/>
          </w:tcPr>
          <w:p w14:paraId="28A2455C" w14:textId="77777777" w:rsidR="00083ED1" w:rsidRPr="00C85768" w:rsidRDefault="00083ED1" w:rsidP="00E65D35">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PM</w:t>
            </w:r>
            <w:r w:rsidRPr="00C85768">
              <w:rPr>
                <w:rFonts w:ascii="Times New Roman" w:eastAsia="Calibri" w:hAnsi="Times New Roman" w:cs="Times New Roman"/>
                <w:sz w:val="20"/>
                <w:szCs w:val="20"/>
                <w:vertAlign w:val="subscript"/>
              </w:rPr>
              <w:t>2.5</w:t>
            </w:r>
            <w:r>
              <w:rPr>
                <w:rFonts w:ascii="Times New Roman" w:eastAsia="Calibri" w:hAnsi="Times New Roman" w:cs="Times New Roman"/>
                <w:sz w:val="20"/>
                <w:szCs w:val="20"/>
              </w:rPr>
              <w:t xml:space="preserve"> (µg/m</w:t>
            </w:r>
            <w:r w:rsidRPr="00C85768">
              <w:rPr>
                <w:rFonts w:ascii="Times New Roman" w:eastAsia="Calibri" w:hAnsi="Times New Roman" w:cs="Times New Roman"/>
                <w:sz w:val="20"/>
                <w:szCs w:val="20"/>
                <w:vertAlign w:val="superscript"/>
              </w:rPr>
              <w:t>3</w:t>
            </w:r>
            <w:r>
              <w:rPr>
                <w:rFonts w:ascii="Times New Roman" w:eastAsia="Calibri" w:hAnsi="Times New Roman" w:cs="Times New Roman"/>
                <w:sz w:val="20"/>
                <w:szCs w:val="20"/>
              </w:rPr>
              <w:t>)</w:t>
            </w:r>
          </w:p>
        </w:tc>
        <w:tc>
          <w:tcPr>
            <w:tcW w:w="1702" w:type="dxa"/>
            <w:gridSpan w:val="2"/>
            <w:shd w:val="clear" w:color="auto" w:fill="auto"/>
            <w:vAlign w:val="center"/>
          </w:tcPr>
          <w:p w14:paraId="1ADE9CA3" w14:textId="77777777" w:rsidR="00083ED1" w:rsidRPr="00CE10FB" w:rsidRDefault="00083ED1" w:rsidP="00E65D35">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Temperature</w:t>
            </w:r>
            <w:proofErr w:type="spellEnd"/>
            <w:r>
              <w:rPr>
                <w:rFonts w:ascii="Times New Roman" w:eastAsia="Calibri" w:hAnsi="Times New Roman" w:cs="Times New Roman"/>
                <w:sz w:val="20"/>
                <w:szCs w:val="20"/>
              </w:rPr>
              <w:t xml:space="preserve"> (</w:t>
            </w:r>
            <w:proofErr w:type="spellStart"/>
            <w:r>
              <w:rPr>
                <w:rFonts w:ascii="Times New Roman" w:eastAsia="Calibri" w:hAnsi="Times New Roman" w:cs="Times New Roman"/>
                <w:sz w:val="20"/>
                <w:szCs w:val="20"/>
              </w:rPr>
              <w:t>oC</w:t>
            </w:r>
            <w:proofErr w:type="spellEnd"/>
            <w:r>
              <w:rPr>
                <w:rFonts w:ascii="Times New Roman" w:eastAsia="Calibri" w:hAnsi="Times New Roman" w:cs="Times New Roman"/>
                <w:sz w:val="20"/>
                <w:szCs w:val="20"/>
              </w:rPr>
              <w:t>)</w:t>
            </w:r>
          </w:p>
        </w:tc>
        <w:tc>
          <w:tcPr>
            <w:tcW w:w="1562" w:type="dxa"/>
            <w:gridSpan w:val="2"/>
            <w:shd w:val="clear" w:color="auto" w:fill="auto"/>
            <w:vAlign w:val="center"/>
          </w:tcPr>
          <w:p w14:paraId="18B1DADB" w14:textId="77777777" w:rsidR="00083ED1" w:rsidRPr="00CE10FB" w:rsidRDefault="00083ED1" w:rsidP="00E65D35">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Humidity</w:t>
            </w:r>
            <w:proofErr w:type="spellEnd"/>
            <w:r>
              <w:rPr>
                <w:rFonts w:ascii="Times New Roman" w:eastAsia="Calibri" w:hAnsi="Times New Roman" w:cs="Times New Roman"/>
                <w:sz w:val="20"/>
                <w:szCs w:val="20"/>
              </w:rPr>
              <w:t xml:space="preserve"> (%)</w:t>
            </w:r>
          </w:p>
        </w:tc>
      </w:tr>
      <w:tr w:rsidR="00083ED1" w:rsidRPr="00CE10FB" w14:paraId="0E1A0947" w14:textId="0C7DD799" w:rsidTr="00083ED1">
        <w:trPr>
          <w:trHeight w:val="294"/>
          <w:jc w:val="center"/>
        </w:trPr>
        <w:tc>
          <w:tcPr>
            <w:tcW w:w="1129" w:type="dxa"/>
            <w:vMerge/>
            <w:shd w:val="clear" w:color="auto" w:fill="auto"/>
            <w:vAlign w:val="center"/>
          </w:tcPr>
          <w:p w14:paraId="3E26061B" w14:textId="77777777" w:rsidR="00083ED1" w:rsidRPr="00CE10FB" w:rsidRDefault="00083ED1" w:rsidP="00E65D35">
            <w:pPr>
              <w:spacing w:after="0" w:line="240" w:lineRule="auto"/>
              <w:jc w:val="center"/>
              <w:rPr>
                <w:rFonts w:ascii="Times New Roman" w:eastAsia="Calibri" w:hAnsi="Times New Roman" w:cs="Times New Roman"/>
                <w:sz w:val="20"/>
                <w:szCs w:val="20"/>
              </w:rPr>
            </w:pPr>
          </w:p>
        </w:tc>
        <w:tc>
          <w:tcPr>
            <w:tcW w:w="993" w:type="dxa"/>
            <w:vMerge/>
            <w:shd w:val="clear" w:color="auto" w:fill="auto"/>
            <w:vAlign w:val="center"/>
          </w:tcPr>
          <w:p w14:paraId="53C5051C" w14:textId="77777777" w:rsidR="00083ED1" w:rsidRPr="00CE10FB" w:rsidRDefault="00083ED1" w:rsidP="00E65D35">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7090496B" w14:textId="6A7572D7" w:rsidR="00083ED1" w:rsidRDefault="00083ED1" w:rsidP="00E65D35">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In</w:t>
            </w:r>
            <w:proofErr w:type="spellEnd"/>
          </w:p>
        </w:tc>
        <w:tc>
          <w:tcPr>
            <w:tcW w:w="709" w:type="dxa"/>
            <w:shd w:val="clear" w:color="auto" w:fill="auto"/>
            <w:vAlign w:val="center"/>
          </w:tcPr>
          <w:p w14:paraId="6A5D8681" w14:textId="04A77D67" w:rsidR="00083ED1" w:rsidRDefault="00083ED1" w:rsidP="00E65D35">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Out</w:t>
            </w:r>
            <w:proofErr w:type="spellEnd"/>
          </w:p>
        </w:tc>
        <w:tc>
          <w:tcPr>
            <w:tcW w:w="1134" w:type="dxa"/>
            <w:shd w:val="clear" w:color="auto" w:fill="auto"/>
            <w:vAlign w:val="center"/>
          </w:tcPr>
          <w:p w14:paraId="20FDEDCA" w14:textId="33CD5B66" w:rsidR="00083ED1" w:rsidRDefault="00083ED1" w:rsidP="00E65D35">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In</w:t>
            </w:r>
            <w:proofErr w:type="spellEnd"/>
          </w:p>
        </w:tc>
        <w:tc>
          <w:tcPr>
            <w:tcW w:w="568" w:type="dxa"/>
          </w:tcPr>
          <w:p w14:paraId="44C3D886" w14:textId="32DF377C" w:rsidR="00083ED1" w:rsidRDefault="00083ED1" w:rsidP="00E65D35">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Out</w:t>
            </w:r>
            <w:proofErr w:type="spellEnd"/>
          </w:p>
        </w:tc>
        <w:tc>
          <w:tcPr>
            <w:tcW w:w="1134" w:type="dxa"/>
          </w:tcPr>
          <w:p w14:paraId="53C64CF8" w14:textId="6180EC8A" w:rsidR="00083ED1" w:rsidRDefault="00083ED1" w:rsidP="00E65D35">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In</w:t>
            </w:r>
            <w:proofErr w:type="spellEnd"/>
          </w:p>
        </w:tc>
        <w:tc>
          <w:tcPr>
            <w:tcW w:w="569" w:type="dxa"/>
            <w:shd w:val="clear" w:color="auto" w:fill="auto"/>
            <w:vAlign w:val="center"/>
          </w:tcPr>
          <w:p w14:paraId="48981993" w14:textId="0383B712" w:rsidR="00083ED1" w:rsidRDefault="00083ED1" w:rsidP="00E65D35">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Out</w:t>
            </w:r>
            <w:proofErr w:type="spellEnd"/>
          </w:p>
        </w:tc>
        <w:tc>
          <w:tcPr>
            <w:tcW w:w="993" w:type="dxa"/>
          </w:tcPr>
          <w:p w14:paraId="52C4BEE7" w14:textId="413E1469" w:rsidR="00083ED1" w:rsidRDefault="00083ED1" w:rsidP="00E65D35">
            <w:pPr>
              <w:spacing w:after="0" w:line="240" w:lineRule="auto"/>
              <w:jc w:val="center"/>
              <w:rPr>
                <w:rFonts w:ascii="Times New Roman" w:eastAsia="Calibri" w:hAnsi="Times New Roman" w:cs="Times New Roman"/>
                <w:sz w:val="20"/>
                <w:szCs w:val="20"/>
              </w:rPr>
            </w:pPr>
            <w:proofErr w:type="spellStart"/>
            <w:r>
              <w:rPr>
                <w:rFonts w:ascii="Times New Roman" w:eastAsia="Calibri" w:hAnsi="Times New Roman" w:cs="Times New Roman"/>
                <w:sz w:val="20"/>
                <w:szCs w:val="20"/>
              </w:rPr>
              <w:t>In</w:t>
            </w:r>
            <w:proofErr w:type="spellEnd"/>
          </w:p>
        </w:tc>
      </w:tr>
      <w:tr w:rsidR="00083ED1" w:rsidRPr="00CE10FB" w14:paraId="66243274" w14:textId="60DC9834" w:rsidTr="00083ED1">
        <w:trPr>
          <w:trHeight w:val="284"/>
          <w:jc w:val="center"/>
        </w:trPr>
        <w:tc>
          <w:tcPr>
            <w:tcW w:w="1129" w:type="dxa"/>
            <w:vMerge w:val="restart"/>
            <w:shd w:val="clear" w:color="auto" w:fill="auto"/>
            <w:vAlign w:val="center"/>
          </w:tcPr>
          <w:p w14:paraId="0E4DFFB7" w14:textId="4F9A029E" w:rsidR="00083ED1" w:rsidRPr="00CE10FB" w:rsidRDefault="00083ED1" w:rsidP="008F4722">
            <w:pPr>
              <w:spacing w:after="0" w:line="240" w:lineRule="auto"/>
              <w:jc w:val="center"/>
              <w:rPr>
                <w:rFonts w:ascii="Times New Roman" w:eastAsia="Calibri" w:hAnsi="Times New Roman" w:cs="Times New Roman"/>
                <w:sz w:val="20"/>
                <w:szCs w:val="20"/>
              </w:rPr>
            </w:pPr>
            <w:proofErr w:type="spellStart"/>
            <w:r w:rsidRPr="00CE10FB">
              <w:rPr>
                <w:rFonts w:ascii="Times New Roman" w:eastAsia="Calibri" w:hAnsi="Times New Roman" w:cs="Times New Roman"/>
                <w:sz w:val="20"/>
                <w:szCs w:val="20"/>
              </w:rPr>
              <w:t>Public</w:t>
            </w:r>
            <w:proofErr w:type="spellEnd"/>
            <w:r w:rsidRPr="00CE10FB">
              <w:rPr>
                <w:rFonts w:ascii="Times New Roman" w:eastAsia="Calibri" w:hAnsi="Times New Roman" w:cs="Times New Roman"/>
                <w:sz w:val="20"/>
                <w:szCs w:val="20"/>
              </w:rPr>
              <w:t xml:space="preserve"> Transport</w:t>
            </w:r>
            <w:r>
              <w:rPr>
                <w:rFonts w:ascii="Times New Roman" w:eastAsia="Calibri" w:hAnsi="Times New Roman" w:cs="Times New Roman"/>
                <w:sz w:val="20"/>
                <w:szCs w:val="20"/>
              </w:rPr>
              <w:t xml:space="preserve"> (PT)</w:t>
            </w:r>
          </w:p>
        </w:tc>
        <w:tc>
          <w:tcPr>
            <w:tcW w:w="993" w:type="dxa"/>
            <w:shd w:val="clear" w:color="auto" w:fill="auto"/>
            <w:vAlign w:val="center"/>
          </w:tcPr>
          <w:p w14:paraId="6157D370" w14:textId="77777777"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PT</w:t>
            </w:r>
            <w:r w:rsidRPr="00CE10FB">
              <w:rPr>
                <w:rFonts w:ascii="Times New Roman" w:eastAsia="Calibri" w:hAnsi="Times New Roman" w:cs="Times New Roman"/>
                <w:sz w:val="20"/>
                <w:szCs w:val="20"/>
              </w:rPr>
              <w:t xml:space="preserve"> 1</w:t>
            </w:r>
          </w:p>
        </w:tc>
        <w:tc>
          <w:tcPr>
            <w:tcW w:w="993" w:type="dxa"/>
            <w:shd w:val="clear" w:color="auto" w:fill="auto"/>
            <w:vAlign w:val="center"/>
          </w:tcPr>
          <w:p w14:paraId="10F98030" w14:textId="183AAA01"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740±59</w:t>
            </w:r>
          </w:p>
        </w:tc>
        <w:tc>
          <w:tcPr>
            <w:tcW w:w="709" w:type="dxa"/>
            <w:shd w:val="clear" w:color="auto" w:fill="auto"/>
            <w:vAlign w:val="center"/>
          </w:tcPr>
          <w:p w14:paraId="4EB75EFF" w14:textId="71455ED0"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13.3</w:t>
            </w:r>
          </w:p>
        </w:tc>
        <w:tc>
          <w:tcPr>
            <w:tcW w:w="1134" w:type="dxa"/>
            <w:shd w:val="clear" w:color="auto" w:fill="auto"/>
            <w:vAlign w:val="center"/>
          </w:tcPr>
          <w:p w14:paraId="6BC42C65" w14:textId="664B4373"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4.9±0.8</w:t>
            </w:r>
          </w:p>
        </w:tc>
        <w:tc>
          <w:tcPr>
            <w:tcW w:w="568" w:type="dxa"/>
            <w:vAlign w:val="center"/>
          </w:tcPr>
          <w:p w14:paraId="17DE2B84" w14:textId="71ADB600" w:rsidR="00083ED1" w:rsidRPr="00CE10FB" w:rsidRDefault="00083ED1" w:rsidP="008F4722">
            <w:pPr>
              <w:spacing w:after="0" w:line="240" w:lineRule="auto"/>
              <w:jc w:val="center"/>
              <w:rPr>
                <w:rFonts w:ascii="Times New Roman" w:eastAsia="Calibri" w:hAnsi="Times New Roman" w:cs="Times New Roman"/>
                <w:sz w:val="20"/>
                <w:szCs w:val="20"/>
              </w:rPr>
            </w:pPr>
          </w:p>
        </w:tc>
        <w:tc>
          <w:tcPr>
            <w:tcW w:w="1134" w:type="dxa"/>
            <w:vAlign w:val="center"/>
          </w:tcPr>
          <w:p w14:paraId="4CAC2231" w14:textId="5E58FE9B"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22.2±0.1</w:t>
            </w:r>
          </w:p>
        </w:tc>
        <w:tc>
          <w:tcPr>
            <w:tcW w:w="569" w:type="dxa"/>
            <w:shd w:val="clear" w:color="auto" w:fill="auto"/>
            <w:vAlign w:val="center"/>
          </w:tcPr>
          <w:p w14:paraId="5FE8196C" w14:textId="4F60AA5D"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76.6</w:t>
            </w:r>
          </w:p>
        </w:tc>
        <w:tc>
          <w:tcPr>
            <w:tcW w:w="993" w:type="dxa"/>
            <w:vAlign w:val="center"/>
          </w:tcPr>
          <w:p w14:paraId="09C7FF80" w14:textId="203045F0"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32.9±0.8</w:t>
            </w:r>
          </w:p>
        </w:tc>
      </w:tr>
      <w:tr w:rsidR="00083ED1" w:rsidRPr="00CE10FB" w14:paraId="4870DF62" w14:textId="58A18799" w:rsidTr="00083ED1">
        <w:trPr>
          <w:trHeight w:val="118"/>
          <w:jc w:val="center"/>
        </w:trPr>
        <w:tc>
          <w:tcPr>
            <w:tcW w:w="1129" w:type="dxa"/>
            <w:vMerge/>
            <w:shd w:val="clear" w:color="auto" w:fill="auto"/>
            <w:vAlign w:val="center"/>
          </w:tcPr>
          <w:p w14:paraId="15B06D67" w14:textId="77777777" w:rsidR="00083ED1" w:rsidRPr="00CE10FB" w:rsidRDefault="00083ED1" w:rsidP="008F4722">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2C61B30E" w14:textId="77777777"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PT</w:t>
            </w:r>
            <w:r w:rsidRPr="00CE10FB">
              <w:rPr>
                <w:rFonts w:ascii="Times New Roman" w:eastAsia="Calibri" w:hAnsi="Times New Roman" w:cs="Times New Roman"/>
                <w:sz w:val="20"/>
                <w:szCs w:val="20"/>
              </w:rPr>
              <w:t xml:space="preserve"> 2</w:t>
            </w:r>
          </w:p>
        </w:tc>
        <w:tc>
          <w:tcPr>
            <w:tcW w:w="993" w:type="dxa"/>
            <w:shd w:val="clear" w:color="auto" w:fill="auto"/>
          </w:tcPr>
          <w:p w14:paraId="2AAF5594" w14:textId="172BD103"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618</w:t>
            </w:r>
            <w:r w:rsidRPr="0060683C">
              <w:rPr>
                <w:rFonts w:ascii="Times New Roman" w:eastAsia="Calibri" w:hAnsi="Times New Roman" w:cs="Times New Roman"/>
                <w:sz w:val="20"/>
                <w:szCs w:val="20"/>
              </w:rPr>
              <w:t>±</w:t>
            </w:r>
            <w:r>
              <w:rPr>
                <w:rFonts w:ascii="Times New Roman" w:eastAsia="Calibri" w:hAnsi="Times New Roman" w:cs="Times New Roman"/>
                <w:sz w:val="20"/>
                <w:szCs w:val="20"/>
              </w:rPr>
              <w:t>20</w:t>
            </w:r>
          </w:p>
        </w:tc>
        <w:tc>
          <w:tcPr>
            <w:tcW w:w="709" w:type="dxa"/>
            <w:shd w:val="clear" w:color="auto" w:fill="auto"/>
            <w:vAlign w:val="center"/>
          </w:tcPr>
          <w:p w14:paraId="2372D726" w14:textId="4C5D7568" w:rsidR="00083ED1" w:rsidRPr="00CE10FB" w:rsidRDefault="00492152"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21.0</w:t>
            </w:r>
          </w:p>
        </w:tc>
        <w:tc>
          <w:tcPr>
            <w:tcW w:w="1134" w:type="dxa"/>
            <w:shd w:val="clear" w:color="auto" w:fill="auto"/>
            <w:vAlign w:val="center"/>
          </w:tcPr>
          <w:p w14:paraId="07B4921E" w14:textId="4E452236"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8.1±2.1</w:t>
            </w:r>
          </w:p>
        </w:tc>
        <w:tc>
          <w:tcPr>
            <w:tcW w:w="568" w:type="dxa"/>
            <w:vAlign w:val="center"/>
          </w:tcPr>
          <w:p w14:paraId="23BED894" w14:textId="302C1B6E" w:rsidR="00083ED1" w:rsidRPr="00CE10FB" w:rsidRDefault="00083ED1" w:rsidP="008F4722">
            <w:pPr>
              <w:spacing w:after="0" w:line="240" w:lineRule="auto"/>
              <w:jc w:val="center"/>
              <w:rPr>
                <w:rFonts w:ascii="Times New Roman" w:eastAsia="Calibri" w:hAnsi="Times New Roman" w:cs="Times New Roman"/>
                <w:sz w:val="20"/>
                <w:szCs w:val="20"/>
              </w:rPr>
            </w:pPr>
          </w:p>
        </w:tc>
        <w:tc>
          <w:tcPr>
            <w:tcW w:w="1134" w:type="dxa"/>
            <w:vAlign w:val="center"/>
          </w:tcPr>
          <w:p w14:paraId="15137A7F" w14:textId="172C61A5"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21.9±0.7</w:t>
            </w:r>
          </w:p>
        </w:tc>
        <w:tc>
          <w:tcPr>
            <w:tcW w:w="569" w:type="dxa"/>
            <w:shd w:val="clear" w:color="auto" w:fill="auto"/>
            <w:vAlign w:val="center"/>
          </w:tcPr>
          <w:p w14:paraId="35563D0D" w14:textId="05E91F55" w:rsidR="00083ED1" w:rsidRPr="00CE10FB" w:rsidRDefault="00492152"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78.3</w:t>
            </w:r>
          </w:p>
        </w:tc>
        <w:tc>
          <w:tcPr>
            <w:tcW w:w="993" w:type="dxa"/>
            <w:vAlign w:val="center"/>
          </w:tcPr>
          <w:p w14:paraId="47DBD7F7" w14:textId="76F7C63A"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43.5±1.6</w:t>
            </w:r>
          </w:p>
        </w:tc>
      </w:tr>
      <w:tr w:rsidR="00083ED1" w:rsidRPr="00CE10FB" w14:paraId="6FECFFD4" w14:textId="57F90156" w:rsidTr="00083ED1">
        <w:trPr>
          <w:trHeight w:val="136"/>
          <w:jc w:val="center"/>
        </w:trPr>
        <w:tc>
          <w:tcPr>
            <w:tcW w:w="1129" w:type="dxa"/>
            <w:vMerge/>
            <w:shd w:val="clear" w:color="auto" w:fill="auto"/>
            <w:vAlign w:val="center"/>
          </w:tcPr>
          <w:p w14:paraId="2D368D44" w14:textId="77777777" w:rsidR="00083ED1" w:rsidRPr="00CE10FB" w:rsidRDefault="00083ED1" w:rsidP="008F4722">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20D63B4D" w14:textId="77777777"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PT</w:t>
            </w:r>
            <w:r w:rsidRPr="00CE10FB">
              <w:rPr>
                <w:rFonts w:ascii="Times New Roman" w:eastAsia="Calibri" w:hAnsi="Times New Roman" w:cs="Times New Roman"/>
                <w:sz w:val="20"/>
                <w:szCs w:val="20"/>
              </w:rPr>
              <w:t xml:space="preserve"> 3</w:t>
            </w:r>
          </w:p>
        </w:tc>
        <w:tc>
          <w:tcPr>
            <w:tcW w:w="993" w:type="dxa"/>
            <w:shd w:val="clear" w:color="auto" w:fill="auto"/>
          </w:tcPr>
          <w:p w14:paraId="0760B40B" w14:textId="564A7BD4"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804</w:t>
            </w:r>
            <w:r w:rsidRPr="0060683C">
              <w:rPr>
                <w:rFonts w:ascii="Times New Roman" w:eastAsia="Calibri" w:hAnsi="Times New Roman" w:cs="Times New Roman"/>
                <w:sz w:val="20"/>
                <w:szCs w:val="20"/>
              </w:rPr>
              <w:t>±</w:t>
            </w:r>
            <w:r>
              <w:rPr>
                <w:rFonts w:ascii="Times New Roman" w:eastAsia="Calibri" w:hAnsi="Times New Roman" w:cs="Times New Roman"/>
                <w:sz w:val="20"/>
                <w:szCs w:val="20"/>
              </w:rPr>
              <w:t>122</w:t>
            </w:r>
          </w:p>
        </w:tc>
        <w:tc>
          <w:tcPr>
            <w:tcW w:w="709" w:type="dxa"/>
            <w:shd w:val="clear" w:color="auto" w:fill="auto"/>
            <w:vAlign w:val="center"/>
          </w:tcPr>
          <w:p w14:paraId="23E7AF03" w14:textId="017438A8" w:rsidR="00083ED1" w:rsidRPr="00CE10FB" w:rsidRDefault="00492152"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23.4</w:t>
            </w:r>
          </w:p>
        </w:tc>
        <w:tc>
          <w:tcPr>
            <w:tcW w:w="1134" w:type="dxa"/>
            <w:shd w:val="clear" w:color="auto" w:fill="auto"/>
            <w:vAlign w:val="center"/>
          </w:tcPr>
          <w:p w14:paraId="0A31D598" w14:textId="7974E978"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10.6±2.8</w:t>
            </w:r>
          </w:p>
        </w:tc>
        <w:tc>
          <w:tcPr>
            <w:tcW w:w="568" w:type="dxa"/>
            <w:vAlign w:val="center"/>
          </w:tcPr>
          <w:p w14:paraId="459C4CFC" w14:textId="27252780" w:rsidR="00083ED1" w:rsidRPr="00CE10FB" w:rsidRDefault="00083ED1" w:rsidP="008F4722">
            <w:pPr>
              <w:spacing w:after="0" w:line="240" w:lineRule="auto"/>
              <w:jc w:val="center"/>
              <w:rPr>
                <w:rFonts w:ascii="Times New Roman" w:eastAsia="Calibri" w:hAnsi="Times New Roman" w:cs="Times New Roman"/>
                <w:sz w:val="20"/>
                <w:szCs w:val="20"/>
              </w:rPr>
            </w:pPr>
          </w:p>
        </w:tc>
        <w:tc>
          <w:tcPr>
            <w:tcW w:w="1134" w:type="dxa"/>
            <w:vAlign w:val="center"/>
          </w:tcPr>
          <w:p w14:paraId="217649EF" w14:textId="1CAAA88C"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22.9±0.5</w:t>
            </w:r>
          </w:p>
        </w:tc>
        <w:tc>
          <w:tcPr>
            <w:tcW w:w="569" w:type="dxa"/>
            <w:shd w:val="clear" w:color="auto" w:fill="auto"/>
            <w:vAlign w:val="center"/>
          </w:tcPr>
          <w:p w14:paraId="34DBD0FB" w14:textId="1F057BE2" w:rsidR="00083ED1" w:rsidRPr="00CE10FB" w:rsidRDefault="00492152"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71.6</w:t>
            </w:r>
          </w:p>
        </w:tc>
        <w:tc>
          <w:tcPr>
            <w:tcW w:w="993" w:type="dxa"/>
            <w:vAlign w:val="center"/>
          </w:tcPr>
          <w:p w14:paraId="06B51B95" w14:textId="1A7C8833"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44.0±1.4</w:t>
            </w:r>
          </w:p>
        </w:tc>
      </w:tr>
      <w:tr w:rsidR="00083ED1" w:rsidRPr="00CE10FB" w14:paraId="16D8D5D3" w14:textId="6CEFE6B6" w:rsidTr="00083ED1">
        <w:trPr>
          <w:trHeight w:val="136"/>
          <w:jc w:val="center"/>
        </w:trPr>
        <w:tc>
          <w:tcPr>
            <w:tcW w:w="1129" w:type="dxa"/>
            <w:vMerge/>
            <w:shd w:val="clear" w:color="auto" w:fill="auto"/>
            <w:vAlign w:val="center"/>
          </w:tcPr>
          <w:p w14:paraId="721F4F44" w14:textId="77777777" w:rsidR="00083ED1" w:rsidRPr="00CE10FB" w:rsidRDefault="00083ED1" w:rsidP="008F4722">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3630C93B" w14:textId="77777777"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PT</w:t>
            </w:r>
            <w:r w:rsidRPr="00CE10FB">
              <w:rPr>
                <w:rFonts w:ascii="Times New Roman" w:eastAsia="Calibri" w:hAnsi="Times New Roman" w:cs="Times New Roman"/>
                <w:sz w:val="20"/>
                <w:szCs w:val="20"/>
              </w:rPr>
              <w:t xml:space="preserve"> 4</w:t>
            </w:r>
          </w:p>
        </w:tc>
        <w:tc>
          <w:tcPr>
            <w:tcW w:w="993" w:type="dxa"/>
            <w:shd w:val="clear" w:color="auto" w:fill="auto"/>
          </w:tcPr>
          <w:p w14:paraId="32A964D3" w14:textId="37371F47"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700</w:t>
            </w:r>
            <w:r w:rsidRPr="0060683C">
              <w:rPr>
                <w:rFonts w:ascii="Times New Roman" w:eastAsia="Calibri" w:hAnsi="Times New Roman" w:cs="Times New Roman"/>
                <w:sz w:val="20"/>
                <w:szCs w:val="20"/>
              </w:rPr>
              <w:t>±</w:t>
            </w:r>
            <w:r>
              <w:rPr>
                <w:rFonts w:ascii="Times New Roman" w:eastAsia="Calibri" w:hAnsi="Times New Roman" w:cs="Times New Roman"/>
                <w:sz w:val="20"/>
                <w:szCs w:val="20"/>
              </w:rPr>
              <w:t>62</w:t>
            </w:r>
          </w:p>
        </w:tc>
        <w:tc>
          <w:tcPr>
            <w:tcW w:w="709" w:type="dxa"/>
            <w:shd w:val="clear" w:color="auto" w:fill="auto"/>
            <w:vAlign w:val="center"/>
          </w:tcPr>
          <w:p w14:paraId="278DD0D7" w14:textId="2E1134B9" w:rsidR="00083ED1" w:rsidRPr="00CE10FB" w:rsidRDefault="00492152"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25.4</w:t>
            </w:r>
          </w:p>
        </w:tc>
        <w:tc>
          <w:tcPr>
            <w:tcW w:w="1134" w:type="dxa"/>
            <w:shd w:val="clear" w:color="auto" w:fill="auto"/>
            <w:vAlign w:val="center"/>
          </w:tcPr>
          <w:p w14:paraId="069187F3" w14:textId="1E873BAE"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11.0±2.4</w:t>
            </w:r>
          </w:p>
        </w:tc>
        <w:tc>
          <w:tcPr>
            <w:tcW w:w="568" w:type="dxa"/>
            <w:vAlign w:val="center"/>
          </w:tcPr>
          <w:p w14:paraId="3F21E254" w14:textId="5769197D" w:rsidR="00083ED1" w:rsidRPr="00CE10FB" w:rsidRDefault="00083ED1" w:rsidP="008F4722">
            <w:pPr>
              <w:spacing w:after="0" w:line="240" w:lineRule="auto"/>
              <w:jc w:val="center"/>
              <w:rPr>
                <w:rFonts w:ascii="Times New Roman" w:eastAsia="Calibri" w:hAnsi="Times New Roman" w:cs="Times New Roman"/>
                <w:sz w:val="20"/>
                <w:szCs w:val="20"/>
              </w:rPr>
            </w:pPr>
          </w:p>
        </w:tc>
        <w:tc>
          <w:tcPr>
            <w:tcW w:w="1134" w:type="dxa"/>
            <w:vAlign w:val="center"/>
          </w:tcPr>
          <w:p w14:paraId="4125B45C" w14:textId="5A10BFC6"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23.0±0.1</w:t>
            </w:r>
          </w:p>
        </w:tc>
        <w:tc>
          <w:tcPr>
            <w:tcW w:w="569" w:type="dxa"/>
            <w:shd w:val="clear" w:color="auto" w:fill="auto"/>
            <w:vAlign w:val="center"/>
          </w:tcPr>
          <w:p w14:paraId="18191F77" w14:textId="7138771B" w:rsidR="00083ED1" w:rsidRPr="00CE10FB" w:rsidRDefault="00492152"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70.5</w:t>
            </w:r>
          </w:p>
        </w:tc>
        <w:tc>
          <w:tcPr>
            <w:tcW w:w="993" w:type="dxa"/>
            <w:vAlign w:val="center"/>
          </w:tcPr>
          <w:p w14:paraId="4A72CE2D" w14:textId="3681BA02"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43.5±1.7</w:t>
            </w:r>
          </w:p>
        </w:tc>
      </w:tr>
      <w:tr w:rsidR="00083ED1" w:rsidRPr="00CE10FB" w14:paraId="46C9B6FD" w14:textId="315C6A24" w:rsidTr="00083ED1">
        <w:trPr>
          <w:trHeight w:val="276"/>
          <w:jc w:val="center"/>
        </w:trPr>
        <w:tc>
          <w:tcPr>
            <w:tcW w:w="1129" w:type="dxa"/>
            <w:vMerge w:val="restart"/>
            <w:shd w:val="clear" w:color="auto" w:fill="auto"/>
            <w:vAlign w:val="center"/>
          </w:tcPr>
          <w:p w14:paraId="178FBEF8" w14:textId="6263529E" w:rsidR="00083ED1" w:rsidRPr="00CE10FB" w:rsidRDefault="00083ED1" w:rsidP="0052519E">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Market</w:t>
            </w:r>
            <w:r>
              <w:rPr>
                <w:rFonts w:ascii="Times New Roman" w:eastAsia="Calibri" w:hAnsi="Times New Roman" w:cs="Times New Roman"/>
                <w:sz w:val="20"/>
                <w:szCs w:val="20"/>
              </w:rPr>
              <w:t xml:space="preserve"> (M)</w:t>
            </w:r>
          </w:p>
        </w:tc>
        <w:tc>
          <w:tcPr>
            <w:tcW w:w="993" w:type="dxa"/>
            <w:shd w:val="clear" w:color="auto" w:fill="auto"/>
            <w:vAlign w:val="center"/>
          </w:tcPr>
          <w:p w14:paraId="009DF63B" w14:textId="77777777" w:rsidR="00083ED1" w:rsidRPr="00CE10FB" w:rsidRDefault="00083ED1" w:rsidP="0052519E">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M 1</w:t>
            </w:r>
          </w:p>
        </w:tc>
        <w:tc>
          <w:tcPr>
            <w:tcW w:w="993" w:type="dxa"/>
            <w:shd w:val="clear" w:color="auto" w:fill="auto"/>
            <w:vAlign w:val="center"/>
          </w:tcPr>
          <w:p w14:paraId="493A0348" w14:textId="7E4C5D02" w:rsidR="00083ED1" w:rsidRPr="00CE10FB" w:rsidRDefault="00083ED1"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523±29</w:t>
            </w:r>
          </w:p>
        </w:tc>
        <w:tc>
          <w:tcPr>
            <w:tcW w:w="709" w:type="dxa"/>
            <w:shd w:val="clear" w:color="auto" w:fill="auto"/>
            <w:vAlign w:val="center"/>
          </w:tcPr>
          <w:p w14:paraId="519CCB67" w14:textId="3307BA52" w:rsidR="00083ED1" w:rsidRPr="00CE10FB" w:rsidRDefault="00EC5B52"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13.3</w:t>
            </w:r>
          </w:p>
        </w:tc>
        <w:tc>
          <w:tcPr>
            <w:tcW w:w="1134" w:type="dxa"/>
            <w:shd w:val="clear" w:color="auto" w:fill="auto"/>
            <w:vAlign w:val="center"/>
          </w:tcPr>
          <w:p w14:paraId="07341DFD" w14:textId="5D295601" w:rsidR="00083ED1" w:rsidRPr="00CE10FB" w:rsidRDefault="00083ED1"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9.4±4.2</w:t>
            </w:r>
          </w:p>
        </w:tc>
        <w:tc>
          <w:tcPr>
            <w:tcW w:w="568" w:type="dxa"/>
          </w:tcPr>
          <w:p w14:paraId="6BC8E99C" w14:textId="77777777" w:rsidR="00083ED1" w:rsidRPr="00CE10FB" w:rsidRDefault="00083ED1" w:rsidP="0052519E">
            <w:pPr>
              <w:spacing w:after="0" w:line="240" w:lineRule="auto"/>
              <w:jc w:val="center"/>
              <w:rPr>
                <w:rFonts w:ascii="Times New Roman" w:eastAsia="Calibri" w:hAnsi="Times New Roman" w:cs="Times New Roman"/>
                <w:sz w:val="20"/>
                <w:szCs w:val="20"/>
              </w:rPr>
            </w:pPr>
          </w:p>
        </w:tc>
        <w:tc>
          <w:tcPr>
            <w:tcW w:w="1134" w:type="dxa"/>
          </w:tcPr>
          <w:p w14:paraId="2F35555E" w14:textId="10CAA78B" w:rsidR="00083ED1" w:rsidRPr="00CE10FB" w:rsidRDefault="00083ED1"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21.0±0.2</w:t>
            </w:r>
          </w:p>
        </w:tc>
        <w:tc>
          <w:tcPr>
            <w:tcW w:w="569" w:type="dxa"/>
            <w:shd w:val="clear" w:color="auto" w:fill="auto"/>
            <w:vAlign w:val="center"/>
          </w:tcPr>
          <w:p w14:paraId="756F3824" w14:textId="51711856" w:rsidR="00083ED1" w:rsidRPr="00CE10FB" w:rsidRDefault="00EC5B52"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73.6</w:t>
            </w:r>
          </w:p>
        </w:tc>
        <w:tc>
          <w:tcPr>
            <w:tcW w:w="993" w:type="dxa"/>
          </w:tcPr>
          <w:p w14:paraId="4160C018" w14:textId="1DD72982" w:rsidR="00083ED1" w:rsidRPr="00CE10FB" w:rsidRDefault="00083ED1"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33.0±0.6</w:t>
            </w:r>
          </w:p>
        </w:tc>
      </w:tr>
      <w:tr w:rsidR="00083ED1" w:rsidRPr="00CE10FB" w14:paraId="6B823E80" w14:textId="37B62A77" w:rsidTr="00083ED1">
        <w:trPr>
          <w:trHeight w:val="136"/>
          <w:jc w:val="center"/>
        </w:trPr>
        <w:tc>
          <w:tcPr>
            <w:tcW w:w="1129" w:type="dxa"/>
            <w:vMerge/>
            <w:shd w:val="clear" w:color="auto" w:fill="auto"/>
            <w:vAlign w:val="center"/>
          </w:tcPr>
          <w:p w14:paraId="437DCFC4" w14:textId="77777777" w:rsidR="00083ED1" w:rsidRPr="00CE10FB" w:rsidRDefault="00083ED1" w:rsidP="0052519E">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4C987376" w14:textId="77777777" w:rsidR="00083ED1" w:rsidRPr="00CE10FB" w:rsidRDefault="00083ED1" w:rsidP="0052519E">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M 2</w:t>
            </w:r>
          </w:p>
        </w:tc>
        <w:tc>
          <w:tcPr>
            <w:tcW w:w="993" w:type="dxa"/>
            <w:shd w:val="clear" w:color="auto" w:fill="auto"/>
            <w:vAlign w:val="center"/>
          </w:tcPr>
          <w:p w14:paraId="79B573AF" w14:textId="67629EDC" w:rsidR="00083ED1" w:rsidRPr="00CE10FB" w:rsidRDefault="00083ED1"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904±146</w:t>
            </w:r>
          </w:p>
        </w:tc>
        <w:tc>
          <w:tcPr>
            <w:tcW w:w="709" w:type="dxa"/>
            <w:shd w:val="clear" w:color="auto" w:fill="auto"/>
            <w:vAlign w:val="center"/>
          </w:tcPr>
          <w:p w14:paraId="4123F3E4" w14:textId="576F0E27" w:rsidR="00083ED1" w:rsidRPr="00CE10FB" w:rsidRDefault="00DC4255"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9.5</w:t>
            </w:r>
          </w:p>
        </w:tc>
        <w:tc>
          <w:tcPr>
            <w:tcW w:w="1134" w:type="dxa"/>
            <w:shd w:val="clear" w:color="auto" w:fill="auto"/>
            <w:vAlign w:val="center"/>
          </w:tcPr>
          <w:p w14:paraId="1B503A49" w14:textId="0733AF86" w:rsidR="00083ED1" w:rsidRPr="00CE10FB" w:rsidRDefault="00083ED1"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7.7±0.8</w:t>
            </w:r>
          </w:p>
        </w:tc>
        <w:tc>
          <w:tcPr>
            <w:tcW w:w="568" w:type="dxa"/>
          </w:tcPr>
          <w:p w14:paraId="278649DA" w14:textId="77777777" w:rsidR="00083ED1" w:rsidRPr="00CE10FB" w:rsidRDefault="00083ED1" w:rsidP="0052519E">
            <w:pPr>
              <w:spacing w:after="0" w:line="240" w:lineRule="auto"/>
              <w:jc w:val="center"/>
              <w:rPr>
                <w:rFonts w:ascii="Times New Roman" w:eastAsia="Calibri" w:hAnsi="Times New Roman" w:cs="Times New Roman"/>
                <w:sz w:val="20"/>
                <w:szCs w:val="20"/>
              </w:rPr>
            </w:pPr>
          </w:p>
        </w:tc>
        <w:tc>
          <w:tcPr>
            <w:tcW w:w="1134" w:type="dxa"/>
            <w:vAlign w:val="center"/>
          </w:tcPr>
          <w:p w14:paraId="4E94F167" w14:textId="4EE25CBB" w:rsidR="00083ED1" w:rsidRPr="00CE10FB" w:rsidRDefault="00083ED1"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14.0±1.4</w:t>
            </w:r>
          </w:p>
        </w:tc>
        <w:tc>
          <w:tcPr>
            <w:tcW w:w="569" w:type="dxa"/>
            <w:shd w:val="clear" w:color="auto" w:fill="auto"/>
            <w:vAlign w:val="center"/>
          </w:tcPr>
          <w:p w14:paraId="6FD8CECB" w14:textId="70FBBD29" w:rsidR="00083ED1" w:rsidRPr="00CE10FB" w:rsidRDefault="00DC4255"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69.8</w:t>
            </w:r>
          </w:p>
        </w:tc>
        <w:tc>
          <w:tcPr>
            <w:tcW w:w="993" w:type="dxa"/>
            <w:vAlign w:val="center"/>
          </w:tcPr>
          <w:p w14:paraId="6287F796" w14:textId="1F0E01F5" w:rsidR="00083ED1" w:rsidRPr="00CE10FB" w:rsidRDefault="00083ED1"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52.0±1.4</w:t>
            </w:r>
          </w:p>
        </w:tc>
      </w:tr>
      <w:tr w:rsidR="00083ED1" w:rsidRPr="00CE10FB" w14:paraId="7AEFAB87" w14:textId="153225F6" w:rsidTr="00083ED1">
        <w:trPr>
          <w:trHeight w:val="136"/>
          <w:jc w:val="center"/>
        </w:trPr>
        <w:tc>
          <w:tcPr>
            <w:tcW w:w="1129" w:type="dxa"/>
            <w:vMerge/>
            <w:shd w:val="clear" w:color="auto" w:fill="auto"/>
            <w:vAlign w:val="center"/>
          </w:tcPr>
          <w:p w14:paraId="7EA49EF8" w14:textId="77777777" w:rsidR="00083ED1" w:rsidRPr="00CE10FB" w:rsidRDefault="00083ED1" w:rsidP="0052519E">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0C7394A5" w14:textId="77777777" w:rsidR="00083ED1" w:rsidRPr="00CE10FB" w:rsidRDefault="00083ED1" w:rsidP="0052519E">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M 3</w:t>
            </w:r>
          </w:p>
        </w:tc>
        <w:tc>
          <w:tcPr>
            <w:tcW w:w="993" w:type="dxa"/>
            <w:shd w:val="clear" w:color="auto" w:fill="auto"/>
            <w:vAlign w:val="center"/>
          </w:tcPr>
          <w:p w14:paraId="0EC3D214" w14:textId="2BB8B018" w:rsidR="00083ED1" w:rsidRPr="00CE10FB" w:rsidRDefault="00083ED1"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601±21</w:t>
            </w:r>
          </w:p>
        </w:tc>
        <w:tc>
          <w:tcPr>
            <w:tcW w:w="709" w:type="dxa"/>
            <w:shd w:val="clear" w:color="auto" w:fill="auto"/>
            <w:vAlign w:val="center"/>
          </w:tcPr>
          <w:p w14:paraId="095F02BD" w14:textId="4E53C151" w:rsidR="00083ED1" w:rsidRPr="00CE10FB" w:rsidRDefault="00DC4255"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7.3</w:t>
            </w:r>
          </w:p>
        </w:tc>
        <w:tc>
          <w:tcPr>
            <w:tcW w:w="1134" w:type="dxa"/>
            <w:shd w:val="clear" w:color="auto" w:fill="auto"/>
            <w:vAlign w:val="center"/>
          </w:tcPr>
          <w:p w14:paraId="1CF8CC5A" w14:textId="2BB92799" w:rsidR="00083ED1" w:rsidRPr="00CE10FB" w:rsidRDefault="00083ED1"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5.0±0.9</w:t>
            </w:r>
          </w:p>
        </w:tc>
        <w:tc>
          <w:tcPr>
            <w:tcW w:w="568" w:type="dxa"/>
          </w:tcPr>
          <w:p w14:paraId="5B2920CD" w14:textId="77777777" w:rsidR="00083ED1" w:rsidRPr="00CE10FB" w:rsidRDefault="00083ED1" w:rsidP="0052519E">
            <w:pPr>
              <w:spacing w:after="0" w:line="240" w:lineRule="auto"/>
              <w:jc w:val="center"/>
              <w:rPr>
                <w:rFonts w:ascii="Times New Roman" w:eastAsia="Calibri" w:hAnsi="Times New Roman" w:cs="Times New Roman"/>
                <w:sz w:val="20"/>
                <w:szCs w:val="20"/>
              </w:rPr>
            </w:pPr>
          </w:p>
        </w:tc>
        <w:tc>
          <w:tcPr>
            <w:tcW w:w="1134" w:type="dxa"/>
            <w:vAlign w:val="center"/>
          </w:tcPr>
          <w:p w14:paraId="1E0BDF6B" w14:textId="57A2DF43" w:rsidR="00083ED1" w:rsidRPr="00CE10FB" w:rsidRDefault="00083ED1"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17.0±0.8</w:t>
            </w:r>
          </w:p>
        </w:tc>
        <w:tc>
          <w:tcPr>
            <w:tcW w:w="569" w:type="dxa"/>
            <w:shd w:val="clear" w:color="auto" w:fill="auto"/>
            <w:vAlign w:val="center"/>
          </w:tcPr>
          <w:p w14:paraId="0FC45B4F" w14:textId="61A2961F" w:rsidR="00083ED1" w:rsidRPr="00CE10FB" w:rsidRDefault="00DC4255"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71.4</w:t>
            </w:r>
          </w:p>
        </w:tc>
        <w:tc>
          <w:tcPr>
            <w:tcW w:w="993" w:type="dxa"/>
            <w:vAlign w:val="center"/>
          </w:tcPr>
          <w:p w14:paraId="3FE71A7F" w14:textId="49B2C98B" w:rsidR="00083ED1" w:rsidRPr="00CE10FB" w:rsidRDefault="00083ED1" w:rsidP="0052519E">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45.0±1.1</w:t>
            </w:r>
          </w:p>
        </w:tc>
      </w:tr>
      <w:tr w:rsidR="00083ED1" w:rsidRPr="00CE10FB" w14:paraId="782D7D1A" w14:textId="1FF04298" w:rsidTr="00083ED1">
        <w:trPr>
          <w:trHeight w:val="216"/>
          <w:jc w:val="center"/>
        </w:trPr>
        <w:tc>
          <w:tcPr>
            <w:tcW w:w="1129" w:type="dxa"/>
            <w:vMerge/>
            <w:shd w:val="clear" w:color="auto" w:fill="auto"/>
            <w:vAlign w:val="center"/>
          </w:tcPr>
          <w:p w14:paraId="57946555" w14:textId="77777777" w:rsidR="00083ED1" w:rsidRPr="00CE10FB" w:rsidRDefault="00083ED1" w:rsidP="008F4722">
            <w:pPr>
              <w:spacing w:after="0" w:line="240" w:lineRule="auto"/>
              <w:rPr>
                <w:rFonts w:ascii="Times New Roman" w:eastAsia="Calibri" w:hAnsi="Times New Roman" w:cs="Times New Roman"/>
                <w:sz w:val="20"/>
                <w:szCs w:val="20"/>
              </w:rPr>
            </w:pPr>
          </w:p>
        </w:tc>
        <w:tc>
          <w:tcPr>
            <w:tcW w:w="993" w:type="dxa"/>
            <w:shd w:val="clear" w:color="auto" w:fill="auto"/>
            <w:vAlign w:val="center"/>
          </w:tcPr>
          <w:p w14:paraId="7300617E" w14:textId="2754E178"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M</w:t>
            </w:r>
            <w:r w:rsidR="00DC4255">
              <w:rPr>
                <w:rFonts w:ascii="Times New Roman" w:eastAsia="Calibri" w:hAnsi="Times New Roman" w:cs="Times New Roman"/>
                <w:sz w:val="20"/>
                <w:szCs w:val="20"/>
              </w:rPr>
              <w:t>4</w:t>
            </w:r>
          </w:p>
        </w:tc>
        <w:tc>
          <w:tcPr>
            <w:tcW w:w="993" w:type="dxa"/>
            <w:shd w:val="clear" w:color="auto" w:fill="auto"/>
            <w:vAlign w:val="center"/>
          </w:tcPr>
          <w:p w14:paraId="1EE5FEE2" w14:textId="722C24BA"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561±23</w:t>
            </w:r>
          </w:p>
        </w:tc>
        <w:tc>
          <w:tcPr>
            <w:tcW w:w="709" w:type="dxa"/>
            <w:shd w:val="clear" w:color="auto" w:fill="auto"/>
            <w:vAlign w:val="center"/>
          </w:tcPr>
          <w:p w14:paraId="786FE7C2" w14:textId="2D1D0F14" w:rsidR="00083ED1" w:rsidRPr="00CE10FB" w:rsidRDefault="00DC4255"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13.4</w:t>
            </w:r>
          </w:p>
        </w:tc>
        <w:tc>
          <w:tcPr>
            <w:tcW w:w="1134" w:type="dxa"/>
            <w:shd w:val="clear" w:color="auto" w:fill="auto"/>
            <w:vAlign w:val="center"/>
          </w:tcPr>
          <w:p w14:paraId="781AFE80" w14:textId="635B7060"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7.2±1.8</w:t>
            </w:r>
          </w:p>
        </w:tc>
        <w:tc>
          <w:tcPr>
            <w:tcW w:w="568" w:type="dxa"/>
          </w:tcPr>
          <w:p w14:paraId="41E1D477" w14:textId="77777777" w:rsidR="00083ED1" w:rsidRPr="00CE10FB" w:rsidRDefault="00083ED1" w:rsidP="008F4722">
            <w:pPr>
              <w:spacing w:after="0" w:line="240" w:lineRule="auto"/>
              <w:jc w:val="center"/>
              <w:rPr>
                <w:rFonts w:ascii="Times New Roman" w:eastAsia="Calibri" w:hAnsi="Times New Roman" w:cs="Times New Roman"/>
                <w:sz w:val="20"/>
                <w:szCs w:val="20"/>
              </w:rPr>
            </w:pPr>
          </w:p>
        </w:tc>
        <w:tc>
          <w:tcPr>
            <w:tcW w:w="1134" w:type="dxa"/>
            <w:vAlign w:val="center"/>
          </w:tcPr>
          <w:p w14:paraId="78CB786F" w14:textId="72072A1A"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18.0±0.5</w:t>
            </w:r>
          </w:p>
        </w:tc>
        <w:tc>
          <w:tcPr>
            <w:tcW w:w="569" w:type="dxa"/>
            <w:shd w:val="clear" w:color="auto" w:fill="auto"/>
            <w:vAlign w:val="center"/>
          </w:tcPr>
          <w:p w14:paraId="3EA26C9C" w14:textId="0C60F3BE" w:rsidR="00083ED1" w:rsidRPr="00CE10FB" w:rsidRDefault="00DC4255"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89.3</w:t>
            </w:r>
          </w:p>
        </w:tc>
        <w:tc>
          <w:tcPr>
            <w:tcW w:w="993" w:type="dxa"/>
          </w:tcPr>
          <w:p w14:paraId="5F378D7F" w14:textId="4B7E40B0" w:rsidR="00083ED1" w:rsidRPr="00CE10FB" w:rsidRDefault="00083ED1" w:rsidP="008F4722">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39.0±0.4</w:t>
            </w:r>
          </w:p>
        </w:tc>
      </w:tr>
      <w:tr w:rsidR="00083ED1" w:rsidRPr="00CE10FB" w14:paraId="45445354" w14:textId="713C1787" w:rsidTr="00083ED1">
        <w:trPr>
          <w:trHeight w:val="228"/>
          <w:jc w:val="center"/>
        </w:trPr>
        <w:tc>
          <w:tcPr>
            <w:tcW w:w="1129" w:type="dxa"/>
            <w:vMerge w:val="restart"/>
            <w:shd w:val="clear" w:color="auto" w:fill="auto"/>
            <w:vAlign w:val="center"/>
          </w:tcPr>
          <w:p w14:paraId="042545E3" w14:textId="176574D5" w:rsidR="00083ED1" w:rsidRPr="00CE10FB" w:rsidRDefault="00083ED1" w:rsidP="00DC304C">
            <w:pPr>
              <w:spacing w:after="0" w:line="240" w:lineRule="auto"/>
              <w:rPr>
                <w:rFonts w:ascii="Times New Roman" w:eastAsia="Calibri" w:hAnsi="Times New Roman" w:cs="Times New Roman"/>
                <w:sz w:val="20"/>
                <w:szCs w:val="20"/>
              </w:rPr>
            </w:pPr>
            <w:proofErr w:type="spellStart"/>
            <w:r w:rsidRPr="00CE10FB">
              <w:rPr>
                <w:rFonts w:ascii="Times New Roman" w:eastAsia="Calibri" w:hAnsi="Times New Roman" w:cs="Times New Roman"/>
                <w:sz w:val="20"/>
                <w:szCs w:val="20"/>
              </w:rPr>
              <w:t>Shopping</w:t>
            </w:r>
            <w:proofErr w:type="spellEnd"/>
            <w:r w:rsidRPr="00CE10FB">
              <w:rPr>
                <w:rFonts w:ascii="Times New Roman" w:eastAsia="Calibri" w:hAnsi="Times New Roman" w:cs="Times New Roman"/>
                <w:sz w:val="20"/>
                <w:szCs w:val="20"/>
              </w:rPr>
              <w:t xml:space="preserve"> Center</w:t>
            </w:r>
            <w:r>
              <w:rPr>
                <w:rFonts w:ascii="Times New Roman" w:eastAsia="Calibri" w:hAnsi="Times New Roman" w:cs="Times New Roman"/>
                <w:sz w:val="20"/>
                <w:szCs w:val="20"/>
              </w:rPr>
              <w:t xml:space="preserve"> (SC)</w:t>
            </w:r>
          </w:p>
        </w:tc>
        <w:tc>
          <w:tcPr>
            <w:tcW w:w="993" w:type="dxa"/>
            <w:shd w:val="clear" w:color="auto" w:fill="auto"/>
            <w:vAlign w:val="center"/>
          </w:tcPr>
          <w:p w14:paraId="24F6B742" w14:textId="77777777"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 xml:space="preserve">SC </w:t>
            </w:r>
            <w:r w:rsidRPr="00CE10FB">
              <w:rPr>
                <w:rFonts w:ascii="Times New Roman" w:eastAsia="Calibri" w:hAnsi="Times New Roman" w:cs="Times New Roman"/>
                <w:sz w:val="20"/>
                <w:szCs w:val="20"/>
              </w:rPr>
              <w:t>1</w:t>
            </w:r>
          </w:p>
        </w:tc>
        <w:tc>
          <w:tcPr>
            <w:tcW w:w="993" w:type="dxa"/>
            <w:shd w:val="clear" w:color="auto" w:fill="auto"/>
            <w:vAlign w:val="center"/>
          </w:tcPr>
          <w:p w14:paraId="05D7A0E7" w14:textId="0180EDFE"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632±21</w:t>
            </w:r>
          </w:p>
        </w:tc>
        <w:tc>
          <w:tcPr>
            <w:tcW w:w="709" w:type="dxa"/>
            <w:shd w:val="clear" w:color="auto" w:fill="auto"/>
            <w:vAlign w:val="center"/>
          </w:tcPr>
          <w:p w14:paraId="3C448074" w14:textId="083A31BD" w:rsidR="00083ED1" w:rsidRPr="00CE10FB" w:rsidRDefault="00EC5B52"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13.0</w:t>
            </w:r>
          </w:p>
        </w:tc>
        <w:tc>
          <w:tcPr>
            <w:tcW w:w="1134" w:type="dxa"/>
            <w:shd w:val="clear" w:color="auto" w:fill="auto"/>
            <w:vAlign w:val="center"/>
          </w:tcPr>
          <w:p w14:paraId="2B00C75F" w14:textId="319337AE"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10.9±2.1</w:t>
            </w:r>
          </w:p>
        </w:tc>
        <w:tc>
          <w:tcPr>
            <w:tcW w:w="568" w:type="dxa"/>
          </w:tcPr>
          <w:p w14:paraId="258F0DDB"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1134" w:type="dxa"/>
            <w:vAlign w:val="center"/>
          </w:tcPr>
          <w:p w14:paraId="7235FF9E" w14:textId="0D533FD3"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21.8±1.0</w:t>
            </w:r>
          </w:p>
        </w:tc>
        <w:tc>
          <w:tcPr>
            <w:tcW w:w="569" w:type="dxa"/>
            <w:shd w:val="clear" w:color="auto" w:fill="auto"/>
            <w:vAlign w:val="center"/>
          </w:tcPr>
          <w:p w14:paraId="57ED4A32" w14:textId="503AC9FE" w:rsidR="00083ED1" w:rsidRPr="00CE10FB" w:rsidRDefault="00EC5B52"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73.7</w:t>
            </w:r>
          </w:p>
        </w:tc>
        <w:tc>
          <w:tcPr>
            <w:tcW w:w="993" w:type="dxa"/>
            <w:vAlign w:val="center"/>
          </w:tcPr>
          <w:p w14:paraId="295F8071" w14:textId="0DD5209C"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32.4±1.1</w:t>
            </w:r>
          </w:p>
        </w:tc>
      </w:tr>
      <w:tr w:rsidR="00083ED1" w:rsidRPr="00CE10FB" w14:paraId="10262D76" w14:textId="4FCF4631" w:rsidTr="00083ED1">
        <w:trPr>
          <w:trHeight w:val="136"/>
          <w:jc w:val="center"/>
        </w:trPr>
        <w:tc>
          <w:tcPr>
            <w:tcW w:w="1129" w:type="dxa"/>
            <w:vMerge/>
            <w:shd w:val="clear" w:color="auto" w:fill="auto"/>
            <w:vAlign w:val="center"/>
          </w:tcPr>
          <w:p w14:paraId="693D9E52"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7BEFA3B3" w14:textId="77777777"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SC</w:t>
            </w:r>
            <w:r w:rsidRPr="00CE10FB">
              <w:rPr>
                <w:rFonts w:ascii="Times New Roman" w:eastAsia="Calibri" w:hAnsi="Times New Roman" w:cs="Times New Roman"/>
                <w:sz w:val="20"/>
                <w:szCs w:val="20"/>
              </w:rPr>
              <w:t xml:space="preserve"> 2</w:t>
            </w:r>
          </w:p>
        </w:tc>
        <w:tc>
          <w:tcPr>
            <w:tcW w:w="993" w:type="dxa"/>
            <w:shd w:val="clear" w:color="auto" w:fill="auto"/>
            <w:vAlign w:val="center"/>
          </w:tcPr>
          <w:p w14:paraId="395A6B63" w14:textId="78B23588"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663±5</w:t>
            </w:r>
          </w:p>
        </w:tc>
        <w:tc>
          <w:tcPr>
            <w:tcW w:w="709" w:type="dxa"/>
            <w:shd w:val="clear" w:color="auto" w:fill="auto"/>
            <w:vAlign w:val="center"/>
          </w:tcPr>
          <w:p w14:paraId="5CD67A0C" w14:textId="15C28619" w:rsidR="00083ED1" w:rsidRPr="00CE10FB" w:rsidRDefault="006B61B8"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9.4</w:t>
            </w:r>
          </w:p>
        </w:tc>
        <w:tc>
          <w:tcPr>
            <w:tcW w:w="1134" w:type="dxa"/>
            <w:shd w:val="clear" w:color="auto" w:fill="auto"/>
            <w:vAlign w:val="center"/>
          </w:tcPr>
          <w:p w14:paraId="2B150A55" w14:textId="1F9EC327"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17.6±1.1</w:t>
            </w:r>
          </w:p>
        </w:tc>
        <w:tc>
          <w:tcPr>
            <w:tcW w:w="568" w:type="dxa"/>
          </w:tcPr>
          <w:p w14:paraId="0CB7E8FC"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1134" w:type="dxa"/>
            <w:vAlign w:val="center"/>
          </w:tcPr>
          <w:p w14:paraId="324EA6F8" w14:textId="3EF87FE3"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19.3±1.0</w:t>
            </w:r>
          </w:p>
        </w:tc>
        <w:tc>
          <w:tcPr>
            <w:tcW w:w="569" w:type="dxa"/>
            <w:shd w:val="clear" w:color="auto" w:fill="auto"/>
            <w:vAlign w:val="center"/>
          </w:tcPr>
          <w:p w14:paraId="613A2EE7" w14:textId="3AD8BFBD" w:rsidR="00083ED1" w:rsidRPr="00CE10FB" w:rsidRDefault="006B61B8"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85.8</w:t>
            </w:r>
          </w:p>
        </w:tc>
        <w:tc>
          <w:tcPr>
            <w:tcW w:w="993" w:type="dxa"/>
            <w:vAlign w:val="center"/>
          </w:tcPr>
          <w:p w14:paraId="5DC4A927" w14:textId="7F9AB235"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44.8±2.0</w:t>
            </w:r>
          </w:p>
        </w:tc>
      </w:tr>
      <w:tr w:rsidR="00083ED1" w:rsidRPr="00CE10FB" w14:paraId="51A7A43D" w14:textId="5C9A37D3" w:rsidTr="00083ED1">
        <w:trPr>
          <w:trHeight w:val="136"/>
          <w:jc w:val="center"/>
        </w:trPr>
        <w:tc>
          <w:tcPr>
            <w:tcW w:w="1129" w:type="dxa"/>
            <w:vMerge/>
            <w:shd w:val="clear" w:color="auto" w:fill="auto"/>
            <w:vAlign w:val="center"/>
          </w:tcPr>
          <w:p w14:paraId="23AABDAB"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683B0CA1" w14:textId="77777777"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SC</w:t>
            </w:r>
            <w:r w:rsidRPr="00CE10FB">
              <w:rPr>
                <w:rFonts w:ascii="Times New Roman" w:eastAsia="Calibri" w:hAnsi="Times New Roman" w:cs="Times New Roman"/>
                <w:sz w:val="20"/>
                <w:szCs w:val="20"/>
              </w:rPr>
              <w:t xml:space="preserve"> 3</w:t>
            </w:r>
          </w:p>
        </w:tc>
        <w:tc>
          <w:tcPr>
            <w:tcW w:w="993" w:type="dxa"/>
            <w:shd w:val="clear" w:color="auto" w:fill="auto"/>
            <w:vAlign w:val="center"/>
          </w:tcPr>
          <w:p w14:paraId="5AA55A9A" w14:textId="319D9865"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533±5</w:t>
            </w:r>
          </w:p>
        </w:tc>
        <w:tc>
          <w:tcPr>
            <w:tcW w:w="709" w:type="dxa"/>
            <w:shd w:val="clear" w:color="auto" w:fill="auto"/>
            <w:vAlign w:val="center"/>
          </w:tcPr>
          <w:p w14:paraId="1491BDFC" w14:textId="0F3E3985" w:rsidR="00083ED1" w:rsidRPr="00CE10FB" w:rsidRDefault="006B61B8"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8.8</w:t>
            </w:r>
          </w:p>
        </w:tc>
        <w:tc>
          <w:tcPr>
            <w:tcW w:w="1134" w:type="dxa"/>
            <w:shd w:val="clear" w:color="auto" w:fill="auto"/>
            <w:vAlign w:val="center"/>
          </w:tcPr>
          <w:p w14:paraId="36321F93" w14:textId="02BCFA9E"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14.0±1.0</w:t>
            </w:r>
          </w:p>
        </w:tc>
        <w:tc>
          <w:tcPr>
            <w:tcW w:w="568" w:type="dxa"/>
          </w:tcPr>
          <w:p w14:paraId="538F284D"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1134" w:type="dxa"/>
            <w:vAlign w:val="center"/>
          </w:tcPr>
          <w:p w14:paraId="5108476C" w14:textId="101E9FBA"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20.1±0.5</w:t>
            </w:r>
          </w:p>
        </w:tc>
        <w:tc>
          <w:tcPr>
            <w:tcW w:w="569" w:type="dxa"/>
            <w:shd w:val="clear" w:color="auto" w:fill="auto"/>
            <w:vAlign w:val="center"/>
          </w:tcPr>
          <w:p w14:paraId="3BF218A1" w14:textId="0DC9D843" w:rsidR="00083ED1" w:rsidRPr="00CE10FB" w:rsidRDefault="006B61B8"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86.0</w:t>
            </w:r>
          </w:p>
        </w:tc>
        <w:tc>
          <w:tcPr>
            <w:tcW w:w="993" w:type="dxa"/>
            <w:vAlign w:val="center"/>
          </w:tcPr>
          <w:p w14:paraId="235C80C1" w14:textId="5E7D4A16"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40.8±1.2</w:t>
            </w:r>
          </w:p>
        </w:tc>
      </w:tr>
      <w:tr w:rsidR="00083ED1" w:rsidRPr="00CE10FB" w14:paraId="11461935" w14:textId="2EC4438E" w:rsidTr="00083ED1">
        <w:trPr>
          <w:trHeight w:val="136"/>
          <w:jc w:val="center"/>
        </w:trPr>
        <w:tc>
          <w:tcPr>
            <w:tcW w:w="1129" w:type="dxa"/>
            <w:vMerge/>
            <w:shd w:val="clear" w:color="auto" w:fill="auto"/>
            <w:vAlign w:val="center"/>
          </w:tcPr>
          <w:p w14:paraId="2754AA81"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761DD161" w14:textId="77777777"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SC</w:t>
            </w:r>
            <w:r w:rsidRPr="00CE10FB">
              <w:rPr>
                <w:rFonts w:ascii="Times New Roman" w:eastAsia="Calibri" w:hAnsi="Times New Roman" w:cs="Times New Roman"/>
                <w:sz w:val="20"/>
                <w:szCs w:val="20"/>
              </w:rPr>
              <w:t xml:space="preserve"> 4</w:t>
            </w:r>
          </w:p>
        </w:tc>
        <w:tc>
          <w:tcPr>
            <w:tcW w:w="993" w:type="dxa"/>
            <w:shd w:val="clear" w:color="auto" w:fill="auto"/>
            <w:vAlign w:val="center"/>
          </w:tcPr>
          <w:p w14:paraId="395E87E8" w14:textId="1F5E02FA"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585±4</w:t>
            </w:r>
          </w:p>
        </w:tc>
        <w:tc>
          <w:tcPr>
            <w:tcW w:w="709" w:type="dxa"/>
            <w:shd w:val="clear" w:color="auto" w:fill="auto"/>
            <w:vAlign w:val="center"/>
          </w:tcPr>
          <w:p w14:paraId="7A909A6E" w14:textId="492C703D" w:rsidR="00083ED1" w:rsidRPr="00CE10FB" w:rsidRDefault="006B61B8"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21.7</w:t>
            </w:r>
          </w:p>
        </w:tc>
        <w:tc>
          <w:tcPr>
            <w:tcW w:w="1134" w:type="dxa"/>
            <w:shd w:val="clear" w:color="auto" w:fill="auto"/>
            <w:vAlign w:val="center"/>
          </w:tcPr>
          <w:p w14:paraId="18817549" w14:textId="72D60087"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30.1±2.2</w:t>
            </w:r>
          </w:p>
        </w:tc>
        <w:tc>
          <w:tcPr>
            <w:tcW w:w="568" w:type="dxa"/>
          </w:tcPr>
          <w:p w14:paraId="369411A1"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1134" w:type="dxa"/>
            <w:vAlign w:val="center"/>
          </w:tcPr>
          <w:p w14:paraId="781097C1" w14:textId="25C11843"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22.6±0.7</w:t>
            </w:r>
          </w:p>
        </w:tc>
        <w:tc>
          <w:tcPr>
            <w:tcW w:w="569" w:type="dxa"/>
            <w:shd w:val="clear" w:color="auto" w:fill="auto"/>
            <w:vAlign w:val="center"/>
          </w:tcPr>
          <w:p w14:paraId="397D26CB" w14:textId="214602DB" w:rsidR="00083ED1" w:rsidRPr="00CE10FB" w:rsidRDefault="006B61B8"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65.9</w:t>
            </w:r>
          </w:p>
        </w:tc>
        <w:tc>
          <w:tcPr>
            <w:tcW w:w="993" w:type="dxa"/>
            <w:vAlign w:val="center"/>
          </w:tcPr>
          <w:p w14:paraId="3A607774" w14:textId="3D91D403"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42.5±1.4</w:t>
            </w:r>
          </w:p>
        </w:tc>
      </w:tr>
      <w:tr w:rsidR="00083ED1" w:rsidRPr="00CE10FB" w14:paraId="0EA4AFEA" w14:textId="21D360F4" w:rsidTr="00083ED1">
        <w:trPr>
          <w:trHeight w:val="270"/>
          <w:jc w:val="center"/>
        </w:trPr>
        <w:tc>
          <w:tcPr>
            <w:tcW w:w="1129" w:type="dxa"/>
            <w:vMerge w:val="restart"/>
            <w:shd w:val="clear" w:color="auto" w:fill="auto"/>
            <w:vAlign w:val="center"/>
          </w:tcPr>
          <w:p w14:paraId="4941C977" w14:textId="2A3FC567" w:rsidR="00083ED1" w:rsidRPr="00CE10FB" w:rsidRDefault="00083ED1" w:rsidP="00DC304C">
            <w:pPr>
              <w:spacing w:after="0" w:line="240" w:lineRule="auto"/>
              <w:jc w:val="center"/>
              <w:rPr>
                <w:rFonts w:ascii="Times New Roman" w:eastAsia="Calibri" w:hAnsi="Times New Roman" w:cs="Times New Roman"/>
                <w:sz w:val="20"/>
                <w:szCs w:val="20"/>
              </w:rPr>
            </w:pPr>
            <w:proofErr w:type="spellStart"/>
            <w:r w:rsidRPr="00CE10FB">
              <w:rPr>
                <w:rFonts w:ascii="Times New Roman" w:eastAsia="Calibri" w:hAnsi="Times New Roman" w:cs="Times New Roman"/>
                <w:sz w:val="20"/>
                <w:szCs w:val="20"/>
              </w:rPr>
              <w:t>Restaurant</w:t>
            </w:r>
            <w:proofErr w:type="spellEnd"/>
            <w:r>
              <w:rPr>
                <w:rFonts w:ascii="Times New Roman" w:eastAsia="Calibri" w:hAnsi="Times New Roman" w:cs="Times New Roman"/>
                <w:sz w:val="20"/>
                <w:szCs w:val="20"/>
              </w:rPr>
              <w:t xml:space="preserve"> (R)</w:t>
            </w:r>
          </w:p>
        </w:tc>
        <w:tc>
          <w:tcPr>
            <w:tcW w:w="993" w:type="dxa"/>
            <w:shd w:val="clear" w:color="auto" w:fill="auto"/>
            <w:vAlign w:val="center"/>
          </w:tcPr>
          <w:p w14:paraId="7BDAB172" w14:textId="77777777" w:rsidR="00083ED1" w:rsidRPr="00CE10FB" w:rsidRDefault="00083ED1" w:rsidP="00DC304C">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R 1</w:t>
            </w:r>
          </w:p>
        </w:tc>
        <w:tc>
          <w:tcPr>
            <w:tcW w:w="993" w:type="dxa"/>
            <w:shd w:val="clear" w:color="auto" w:fill="auto"/>
            <w:vAlign w:val="center"/>
          </w:tcPr>
          <w:p w14:paraId="2B4ABEE9" w14:textId="6E5A274A"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974±117</w:t>
            </w:r>
          </w:p>
        </w:tc>
        <w:tc>
          <w:tcPr>
            <w:tcW w:w="709" w:type="dxa"/>
            <w:shd w:val="clear" w:color="auto" w:fill="auto"/>
            <w:vAlign w:val="center"/>
          </w:tcPr>
          <w:p w14:paraId="6D8AB8B9" w14:textId="463ED9C2" w:rsidR="00083ED1" w:rsidRPr="00CE10FB" w:rsidRDefault="00EC5B52"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10.7</w:t>
            </w:r>
          </w:p>
        </w:tc>
        <w:tc>
          <w:tcPr>
            <w:tcW w:w="1134" w:type="dxa"/>
            <w:shd w:val="clear" w:color="auto" w:fill="auto"/>
            <w:vAlign w:val="center"/>
          </w:tcPr>
          <w:p w14:paraId="7DDD875E" w14:textId="616F8A82"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91.5±6.5</w:t>
            </w:r>
          </w:p>
        </w:tc>
        <w:tc>
          <w:tcPr>
            <w:tcW w:w="568" w:type="dxa"/>
          </w:tcPr>
          <w:p w14:paraId="4F7B074A"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1134" w:type="dxa"/>
            <w:vAlign w:val="center"/>
          </w:tcPr>
          <w:p w14:paraId="5DA6F9B9" w14:textId="5BE87C26"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21.0±0.8</w:t>
            </w:r>
          </w:p>
        </w:tc>
        <w:tc>
          <w:tcPr>
            <w:tcW w:w="569" w:type="dxa"/>
            <w:shd w:val="clear" w:color="auto" w:fill="auto"/>
            <w:vAlign w:val="center"/>
          </w:tcPr>
          <w:p w14:paraId="369F0C39" w14:textId="0F84B369" w:rsidR="00083ED1" w:rsidRPr="00CE10FB" w:rsidRDefault="00EC5B52"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75.7</w:t>
            </w:r>
          </w:p>
        </w:tc>
        <w:tc>
          <w:tcPr>
            <w:tcW w:w="993" w:type="dxa"/>
            <w:vAlign w:val="center"/>
          </w:tcPr>
          <w:p w14:paraId="453B32E1" w14:textId="4BFBDB89"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37.3±0.4</w:t>
            </w:r>
          </w:p>
        </w:tc>
      </w:tr>
      <w:tr w:rsidR="00083ED1" w:rsidRPr="00CE10FB" w14:paraId="6A3AB55A" w14:textId="0B1BAB19" w:rsidTr="00083ED1">
        <w:trPr>
          <w:trHeight w:val="274"/>
          <w:jc w:val="center"/>
        </w:trPr>
        <w:tc>
          <w:tcPr>
            <w:tcW w:w="1129" w:type="dxa"/>
            <w:vMerge/>
            <w:shd w:val="clear" w:color="auto" w:fill="auto"/>
            <w:vAlign w:val="center"/>
          </w:tcPr>
          <w:p w14:paraId="5EFD693D"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3ABB4312" w14:textId="77777777" w:rsidR="00083ED1" w:rsidRPr="00CE10FB" w:rsidRDefault="00083ED1" w:rsidP="00DC304C">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R 2</w:t>
            </w:r>
          </w:p>
        </w:tc>
        <w:tc>
          <w:tcPr>
            <w:tcW w:w="993" w:type="dxa"/>
            <w:shd w:val="clear" w:color="auto" w:fill="auto"/>
            <w:vAlign w:val="center"/>
          </w:tcPr>
          <w:p w14:paraId="16531115" w14:textId="728D36BF"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638±8</w:t>
            </w:r>
          </w:p>
        </w:tc>
        <w:tc>
          <w:tcPr>
            <w:tcW w:w="709" w:type="dxa"/>
            <w:shd w:val="clear" w:color="auto" w:fill="auto"/>
            <w:vAlign w:val="center"/>
          </w:tcPr>
          <w:p w14:paraId="0BC30163" w14:textId="28961564" w:rsidR="00083ED1" w:rsidRPr="00CE10FB" w:rsidRDefault="00DC4255"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17.5</w:t>
            </w:r>
          </w:p>
        </w:tc>
        <w:tc>
          <w:tcPr>
            <w:tcW w:w="1134" w:type="dxa"/>
            <w:shd w:val="clear" w:color="auto" w:fill="auto"/>
            <w:vAlign w:val="center"/>
          </w:tcPr>
          <w:p w14:paraId="5318F3A1" w14:textId="1FDE032F"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40.0±30.1</w:t>
            </w:r>
          </w:p>
        </w:tc>
        <w:tc>
          <w:tcPr>
            <w:tcW w:w="568" w:type="dxa"/>
          </w:tcPr>
          <w:p w14:paraId="75D972E4"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1134" w:type="dxa"/>
            <w:vAlign w:val="center"/>
          </w:tcPr>
          <w:p w14:paraId="16808405" w14:textId="34A302FF"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17.2±0.8</w:t>
            </w:r>
          </w:p>
        </w:tc>
        <w:tc>
          <w:tcPr>
            <w:tcW w:w="569" w:type="dxa"/>
            <w:shd w:val="clear" w:color="auto" w:fill="auto"/>
            <w:vAlign w:val="center"/>
          </w:tcPr>
          <w:p w14:paraId="7F4737F5" w14:textId="3C9672C3" w:rsidR="00083ED1" w:rsidRPr="00CE10FB" w:rsidRDefault="00DC4255"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71.7</w:t>
            </w:r>
          </w:p>
        </w:tc>
        <w:tc>
          <w:tcPr>
            <w:tcW w:w="993" w:type="dxa"/>
            <w:vAlign w:val="center"/>
          </w:tcPr>
          <w:p w14:paraId="3F7F8AE4" w14:textId="53318C44"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42.9±1.0</w:t>
            </w:r>
          </w:p>
        </w:tc>
      </w:tr>
      <w:tr w:rsidR="00083ED1" w:rsidRPr="00CE10FB" w14:paraId="6D0BF030" w14:textId="1B001822" w:rsidTr="00083ED1">
        <w:trPr>
          <w:trHeight w:val="257"/>
          <w:jc w:val="center"/>
        </w:trPr>
        <w:tc>
          <w:tcPr>
            <w:tcW w:w="1129" w:type="dxa"/>
            <w:vMerge/>
            <w:shd w:val="clear" w:color="auto" w:fill="auto"/>
            <w:vAlign w:val="center"/>
          </w:tcPr>
          <w:p w14:paraId="694C2791"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2996D8C4" w14:textId="77777777" w:rsidR="00083ED1" w:rsidRPr="00CE10FB" w:rsidRDefault="00083ED1" w:rsidP="00DC304C">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R 3</w:t>
            </w:r>
          </w:p>
        </w:tc>
        <w:tc>
          <w:tcPr>
            <w:tcW w:w="993" w:type="dxa"/>
            <w:shd w:val="clear" w:color="auto" w:fill="auto"/>
            <w:vAlign w:val="center"/>
          </w:tcPr>
          <w:p w14:paraId="6AC2C4AA" w14:textId="24525B89"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827±160</w:t>
            </w:r>
          </w:p>
        </w:tc>
        <w:tc>
          <w:tcPr>
            <w:tcW w:w="709" w:type="dxa"/>
            <w:shd w:val="clear" w:color="auto" w:fill="auto"/>
            <w:vAlign w:val="center"/>
          </w:tcPr>
          <w:p w14:paraId="4CFFAD83" w14:textId="61EB2106" w:rsidR="00083ED1" w:rsidRPr="00CE10FB" w:rsidRDefault="00DC4255"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15.0</w:t>
            </w:r>
          </w:p>
        </w:tc>
        <w:tc>
          <w:tcPr>
            <w:tcW w:w="1134" w:type="dxa"/>
            <w:shd w:val="clear" w:color="auto" w:fill="auto"/>
            <w:vAlign w:val="center"/>
          </w:tcPr>
          <w:p w14:paraId="07B048D2" w14:textId="580A9B2C"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15.6±3.1</w:t>
            </w:r>
          </w:p>
        </w:tc>
        <w:tc>
          <w:tcPr>
            <w:tcW w:w="568" w:type="dxa"/>
          </w:tcPr>
          <w:p w14:paraId="1B8B193E"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1134" w:type="dxa"/>
            <w:vAlign w:val="center"/>
          </w:tcPr>
          <w:p w14:paraId="7AA42929" w14:textId="2D846670"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16.6±1.3</w:t>
            </w:r>
          </w:p>
        </w:tc>
        <w:tc>
          <w:tcPr>
            <w:tcW w:w="569" w:type="dxa"/>
            <w:shd w:val="clear" w:color="auto" w:fill="auto"/>
            <w:vAlign w:val="center"/>
          </w:tcPr>
          <w:p w14:paraId="10E645AE" w14:textId="74202927" w:rsidR="00083ED1" w:rsidRPr="00CE10FB" w:rsidRDefault="00DC4255"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86.0</w:t>
            </w:r>
          </w:p>
        </w:tc>
        <w:tc>
          <w:tcPr>
            <w:tcW w:w="993" w:type="dxa"/>
            <w:vAlign w:val="center"/>
          </w:tcPr>
          <w:p w14:paraId="6DAA98E1" w14:textId="2B62ADDE"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47.3±2.3</w:t>
            </w:r>
          </w:p>
        </w:tc>
      </w:tr>
      <w:tr w:rsidR="00083ED1" w:rsidRPr="00CE10FB" w14:paraId="2ECE7511" w14:textId="44B7E959" w:rsidTr="00083ED1">
        <w:trPr>
          <w:trHeight w:val="140"/>
          <w:jc w:val="center"/>
        </w:trPr>
        <w:tc>
          <w:tcPr>
            <w:tcW w:w="1129" w:type="dxa"/>
            <w:vMerge/>
            <w:shd w:val="clear" w:color="auto" w:fill="auto"/>
            <w:vAlign w:val="center"/>
          </w:tcPr>
          <w:p w14:paraId="7E0A4251"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993" w:type="dxa"/>
            <w:shd w:val="clear" w:color="auto" w:fill="auto"/>
            <w:vAlign w:val="center"/>
          </w:tcPr>
          <w:p w14:paraId="6A9F1861" w14:textId="77777777" w:rsidR="00083ED1" w:rsidRPr="00CE10FB" w:rsidRDefault="00083ED1" w:rsidP="00DC304C">
            <w:pPr>
              <w:spacing w:after="0" w:line="240" w:lineRule="auto"/>
              <w:jc w:val="center"/>
              <w:rPr>
                <w:rFonts w:ascii="Times New Roman" w:eastAsia="Calibri" w:hAnsi="Times New Roman" w:cs="Times New Roman"/>
                <w:sz w:val="20"/>
                <w:szCs w:val="20"/>
              </w:rPr>
            </w:pPr>
            <w:r w:rsidRPr="00CE10FB">
              <w:rPr>
                <w:rFonts w:ascii="Times New Roman" w:eastAsia="Calibri" w:hAnsi="Times New Roman" w:cs="Times New Roman"/>
                <w:sz w:val="20"/>
                <w:szCs w:val="20"/>
              </w:rPr>
              <w:t>R 4</w:t>
            </w:r>
          </w:p>
        </w:tc>
        <w:tc>
          <w:tcPr>
            <w:tcW w:w="993" w:type="dxa"/>
            <w:shd w:val="clear" w:color="auto" w:fill="auto"/>
            <w:vAlign w:val="center"/>
          </w:tcPr>
          <w:p w14:paraId="1E8398D0" w14:textId="6079F7E1"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532±9</w:t>
            </w:r>
          </w:p>
        </w:tc>
        <w:tc>
          <w:tcPr>
            <w:tcW w:w="709" w:type="dxa"/>
            <w:shd w:val="clear" w:color="auto" w:fill="auto"/>
            <w:vAlign w:val="center"/>
          </w:tcPr>
          <w:p w14:paraId="398A1371" w14:textId="659D3ACB" w:rsidR="00083ED1" w:rsidRPr="00CE10FB" w:rsidRDefault="006B61B8"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23.4</w:t>
            </w:r>
          </w:p>
        </w:tc>
        <w:tc>
          <w:tcPr>
            <w:tcW w:w="1134" w:type="dxa"/>
            <w:shd w:val="clear" w:color="auto" w:fill="auto"/>
            <w:vAlign w:val="center"/>
          </w:tcPr>
          <w:p w14:paraId="0118B284" w14:textId="3DEDD6CE"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37.2±8.4</w:t>
            </w:r>
          </w:p>
        </w:tc>
        <w:tc>
          <w:tcPr>
            <w:tcW w:w="568" w:type="dxa"/>
          </w:tcPr>
          <w:p w14:paraId="2D97E21D" w14:textId="77777777" w:rsidR="00083ED1" w:rsidRPr="00CE10FB" w:rsidRDefault="00083ED1" w:rsidP="00DC304C">
            <w:pPr>
              <w:spacing w:after="0" w:line="240" w:lineRule="auto"/>
              <w:jc w:val="center"/>
              <w:rPr>
                <w:rFonts w:ascii="Times New Roman" w:eastAsia="Calibri" w:hAnsi="Times New Roman" w:cs="Times New Roman"/>
                <w:sz w:val="20"/>
                <w:szCs w:val="20"/>
              </w:rPr>
            </w:pPr>
          </w:p>
        </w:tc>
        <w:tc>
          <w:tcPr>
            <w:tcW w:w="1134" w:type="dxa"/>
            <w:vAlign w:val="center"/>
          </w:tcPr>
          <w:p w14:paraId="59BDF4A8" w14:textId="5E622672"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19.5±0.6</w:t>
            </w:r>
          </w:p>
        </w:tc>
        <w:tc>
          <w:tcPr>
            <w:tcW w:w="569" w:type="dxa"/>
            <w:shd w:val="clear" w:color="auto" w:fill="auto"/>
            <w:vAlign w:val="center"/>
          </w:tcPr>
          <w:p w14:paraId="2B852AFA" w14:textId="11111163" w:rsidR="00083ED1" w:rsidRPr="00CE10FB" w:rsidRDefault="006B61B8"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60.6</w:t>
            </w:r>
          </w:p>
        </w:tc>
        <w:tc>
          <w:tcPr>
            <w:tcW w:w="993" w:type="dxa"/>
            <w:vAlign w:val="center"/>
          </w:tcPr>
          <w:p w14:paraId="5E7FCDAD" w14:textId="1D434044" w:rsidR="00083ED1" w:rsidRPr="00CE10FB" w:rsidRDefault="00083ED1" w:rsidP="00DC304C">
            <w:pPr>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49.8±0.8</w:t>
            </w:r>
          </w:p>
        </w:tc>
      </w:tr>
    </w:tbl>
    <w:p w14:paraId="618E6D0D" w14:textId="24B6F245" w:rsidR="003F00FB" w:rsidRDefault="003F00FB" w:rsidP="003F00FB">
      <w:pPr>
        <w:pStyle w:val="Caption"/>
        <w:spacing w:after="120" w:line="360" w:lineRule="auto"/>
        <w:jc w:val="both"/>
        <w:rPr>
          <w:b w:val="0"/>
          <w:bCs w:val="0"/>
          <w:noProof/>
          <w:sz w:val="24"/>
          <w:szCs w:val="24"/>
          <w:lang w:val="tr-TR"/>
        </w:rPr>
      </w:pPr>
    </w:p>
    <w:p w14:paraId="14EC03FD" w14:textId="56FD54B8" w:rsidR="009944C6" w:rsidRDefault="009944C6" w:rsidP="009944C6">
      <w:r>
        <w:rPr>
          <w:b/>
          <w:bCs/>
          <w:noProof/>
          <w:sz w:val="24"/>
          <w:szCs w:val="24"/>
        </w:rPr>
        <w:lastRenderedPageBreak/>
        <w:drawing>
          <wp:inline distT="0" distB="0" distL="0" distR="0" wp14:anchorId="6715D9DC" wp14:editId="343100ED">
            <wp:extent cx="5760720" cy="2071729"/>
            <wp:effectExtent l="0" t="0" r="0" b="508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071729"/>
                    </a:xfrm>
                    <a:prstGeom prst="rect">
                      <a:avLst/>
                    </a:prstGeom>
                    <a:noFill/>
                  </pic:spPr>
                </pic:pic>
              </a:graphicData>
            </a:graphic>
          </wp:inline>
        </w:drawing>
      </w:r>
    </w:p>
    <w:p w14:paraId="4FA801C4" w14:textId="70C46B10" w:rsidR="009944C6" w:rsidRPr="009944C6" w:rsidRDefault="009944C6" w:rsidP="009944C6">
      <w:proofErr w:type="spellStart"/>
      <w:r>
        <w:t>Figure</w:t>
      </w:r>
      <w:proofErr w:type="spellEnd"/>
      <w:r>
        <w:t xml:space="preserve"> 1: </w:t>
      </w:r>
      <w:proofErr w:type="spellStart"/>
      <w:r>
        <w:t>Hourly</w:t>
      </w:r>
      <w:proofErr w:type="spellEnd"/>
      <w:r>
        <w:t xml:space="preserve"> </w:t>
      </w:r>
      <w:proofErr w:type="spellStart"/>
      <w:r>
        <w:t>mean</w:t>
      </w:r>
      <w:proofErr w:type="spellEnd"/>
      <w:r>
        <w:t xml:space="preserve"> PM2.5 </w:t>
      </w:r>
      <w:proofErr w:type="spellStart"/>
      <w:r>
        <w:t>concentration</w:t>
      </w:r>
      <w:proofErr w:type="spellEnd"/>
      <w:r>
        <w:t xml:space="preserve"> </w:t>
      </w:r>
      <w:proofErr w:type="spellStart"/>
      <w:r>
        <w:t>measured</w:t>
      </w:r>
      <w:proofErr w:type="spellEnd"/>
      <w:r>
        <w:t xml:space="preserve"> </w:t>
      </w:r>
      <w:proofErr w:type="spellStart"/>
      <w:r w:rsidR="00142552">
        <w:t>by</w:t>
      </w:r>
      <w:proofErr w:type="spellEnd"/>
      <w:r w:rsidR="00142552">
        <w:t xml:space="preserve"> </w:t>
      </w:r>
      <w:proofErr w:type="spellStart"/>
      <w:r w:rsidR="00142552">
        <w:t>the</w:t>
      </w:r>
      <w:proofErr w:type="spellEnd"/>
      <w:r w:rsidR="00142552">
        <w:t xml:space="preserve"> </w:t>
      </w:r>
      <w:proofErr w:type="spellStart"/>
      <w:r w:rsidR="00142552">
        <w:t>air</w:t>
      </w:r>
      <w:proofErr w:type="spellEnd"/>
      <w:r w:rsidR="00142552">
        <w:t xml:space="preserve"> </w:t>
      </w:r>
      <w:proofErr w:type="spellStart"/>
      <w:r w:rsidR="00142552">
        <w:t>quality</w:t>
      </w:r>
      <w:proofErr w:type="spellEnd"/>
      <w:r w:rsidR="00142552">
        <w:t xml:space="preserve"> </w:t>
      </w:r>
      <w:proofErr w:type="spellStart"/>
      <w:r w:rsidR="00142552">
        <w:t>stations</w:t>
      </w:r>
      <w:proofErr w:type="spellEnd"/>
      <w:r>
        <w:t xml:space="preserve"> in </w:t>
      </w:r>
      <w:proofErr w:type="spellStart"/>
      <w:r>
        <w:t>ambient</w:t>
      </w:r>
      <w:proofErr w:type="spellEnd"/>
      <w:r>
        <w:t xml:space="preserve"> </w:t>
      </w:r>
      <w:proofErr w:type="spellStart"/>
      <w:r>
        <w:t>air</w:t>
      </w:r>
      <w:proofErr w:type="spellEnd"/>
      <w:r>
        <w:t xml:space="preserve"> in </w:t>
      </w:r>
      <w:proofErr w:type="spellStart"/>
      <w:r>
        <w:t>Istanbul</w:t>
      </w:r>
      <w:proofErr w:type="spellEnd"/>
      <w:r>
        <w:t xml:space="preserve"> </w:t>
      </w:r>
      <w:proofErr w:type="spellStart"/>
      <w:r>
        <w:t>from</w:t>
      </w:r>
      <w:proofErr w:type="spellEnd"/>
      <w:r>
        <w:t xml:space="preserve"> 17 </w:t>
      </w:r>
      <w:proofErr w:type="spellStart"/>
      <w:r>
        <w:t>march</w:t>
      </w:r>
      <w:proofErr w:type="spellEnd"/>
      <w:r>
        <w:t xml:space="preserve"> </w:t>
      </w:r>
      <w:proofErr w:type="spellStart"/>
      <w:r>
        <w:t>to</w:t>
      </w:r>
      <w:proofErr w:type="spellEnd"/>
      <w:r>
        <w:t xml:space="preserve"> 6 April 2021.  </w:t>
      </w:r>
      <w:proofErr w:type="spellStart"/>
      <w:r>
        <w:t>Grey</w:t>
      </w:r>
      <w:proofErr w:type="spellEnd"/>
      <w:r>
        <w:t xml:space="preserve"> </w:t>
      </w:r>
      <w:proofErr w:type="spellStart"/>
      <w:r>
        <w:t>bars</w:t>
      </w:r>
      <w:proofErr w:type="spellEnd"/>
      <w:r>
        <w:t xml:space="preserve"> </w:t>
      </w:r>
      <w:proofErr w:type="spellStart"/>
      <w:r>
        <w:t>show</w:t>
      </w:r>
      <w:proofErr w:type="spellEnd"/>
      <w:r>
        <w:t xml:space="preserve"> </w:t>
      </w:r>
      <w:proofErr w:type="spellStart"/>
      <w:r>
        <w:t>the</w:t>
      </w:r>
      <w:proofErr w:type="spellEnd"/>
      <w:r>
        <w:t xml:space="preserve"> </w:t>
      </w:r>
      <w:proofErr w:type="spellStart"/>
      <w:r>
        <w:t>nights</w:t>
      </w:r>
      <w:proofErr w:type="spellEnd"/>
      <w:r>
        <w:t xml:space="preserve"> </w:t>
      </w:r>
      <w:proofErr w:type="spellStart"/>
      <w:r>
        <w:t>and</w:t>
      </w:r>
      <w:proofErr w:type="spellEnd"/>
      <w:r>
        <w:t xml:space="preserve"> </w:t>
      </w:r>
      <w:proofErr w:type="spellStart"/>
      <w:r>
        <w:t>black</w:t>
      </w:r>
      <w:proofErr w:type="spellEnd"/>
      <w:r>
        <w:t xml:space="preserve"> </w:t>
      </w:r>
      <w:proofErr w:type="spellStart"/>
      <w:r>
        <w:t>arrows</w:t>
      </w:r>
      <w:proofErr w:type="spellEnd"/>
      <w:r>
        <w:t xml:space="preserve"> </w:t>
      </w:r>
      <w:proofErr w:type="spellStart"/>
      <w:r>
        <w:t>show</w:t>
      </w:r>
      <w:proofErr w:type="spellEnd"/>
      <w:r>
        <w:t xml:space="preserve"> </w:t>
      </w:r>
      <w:proofErr w:type="spellStart"/>
      <w:r>
        <w:t>the</w:t>
      </w:r>
      <w:proofErr w:type="spellEnd"/>
      <w:r>
        <w:t xml:space="preserve"> time of </w:t>
      </w:r>
      <w:proofErr w:type="spellStart"/>
      <w:r>
        <w:t>indoor</w:t>
      </w:r>
      <w:proofErr w:type="spellEnd"/>
      <w:r>
        <w:t xml:space="preserve"> </w:t>
      </w:r>
      <w:proofErr w:type="spellStart"/>
      <w:r>
        <w:t>measurements</w:t>
      </w:r>
      <w:proofErr w:type="spellEnd"/>
      <w:r>
        <w:t xml:space="preserve">. </w:t>
      </w:r>
    </w:p>
    <w:p w14:paraId="367E3B4F" w14:textId="24621C58" w:rsidR="003F00FB" w:rsidRDefault="003F00FB" w:rsidP="003F00FB">
      <w:pPr>
        <w:pStyle w:val="Caption"/>
        <w:spacing w:after="120" w:line="360" w:lineRule="auto"/>
        <w:jc w:val="both"/>
        <w:rPr>
          <w:b w:val="0"/>
          <w:bCs w:val="0"/>
          <w:sz w:val="24"/>
          <w:szCs w:val="24"/>
          <w:lang w:val="tr-TR"/>
        </w:rPr>
      </w:pPr>
    </w:p>
    <w:p w14:paraId="62E6107E" w14:textId="77777777" w:rsidR="0085764A" w:rsidRPr="0085764A" w:rsidRDefault="0085764A" w:rsidP="0085764A"/>
    <w:p w14:paraId="36C43164" w14:textId="132A8BEF" w:rsidR="003F00FB" w:rsidRPr="00AA1C0F" w:rsidRDefault="003F00FB" w:rsidP="003F00FB">
      <w:pPr>
        <w:pStyle w:val="Caption"/>
        <w:spacing w:after="120" w:line="360" w:lineRule="auto"/>
        <w:jc w:val="both"/>
        <w:rPr>
          <w:sz w:val="24"/>
          <w:szCs w:val="24"/>
          <w:lang w:val="tr-TR"/>
        </w:rPr>
      </w:pPr>
      <w:bookmarkStart w:id="46" w:name="_Hlk88223163"/>
      <w:r w:rsidRPr="00AA1C0F">
        <w:rPr>
          <w:sz w:val="24"/>
          <w:szCs w:val="24"/>
          <w:lang w:val="tr-TR"/>
        </w:rPr>
        <w:t xml:space="preserve">3.1. </w:t>
      </w:r>
      <w:proofErr w:type="spellStart"/>
      <w:r w:rsidRPr="00AA1C0F">
        <w:rPr>
          <w:sz w:val="24"/>
          <w:szCs w:val="24"/>
          <w:lang w:val="tr-TR"/>
        </w:rPr>
        <w:t>Public</w:t>
      </w:r>
      <w:proofErr w:type="spellEnd"/>
      <w:r w:rsidRPr="00AA1C0F">
        <w:rPr>
          <w:sz w:val="24"/>
          <w:szCs w:val="24"/>
          <w:lang w:val="tr-TR"/>
        </w:rPr>
        <w:t xml:space="preserve"> Transport</w:t>
      </w:r>
    </w:p>
    <w:bookmarkEnd w:id="46"/>
    <w:p w14:paraId="31A68535" w14:textId="389CFE9D" w:rsidR="008810B7" w:rsidRPr="008E710F" w:rsidRDefault="008810B7" w:rsidP="00906247">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Toplu taşıma aracı içinde yapılan CO2 ve PM2.5 ölçü</w:t>
      </w:r>
      <w:r w:rsidRPr="008E710F">
        <w:rPr>
          <w:rFonts w:ascii="Times New Roman" w:hAnsi="Times New Roman" w:cs="Times New Roman"/>
          <w:sz w:val="24"/>
          <w:szCs w:val="24"/>
        </w:rPr>
        <w:t>mler</w:t>
      </w:r>
      <w:r>
        <w:rPr>
          <w:rFonts w:ascii="Times New Roman" w:hAnsi="Times New Roman" w:cs="Times New Roman"/>
          <w:sz w:val="24"/>
          <w:szCs w:val="24"/>
        </w:rPr>
        <w:t xml:space="preserve">inin zamansal değişimi </w:t>
      </w:r>
      <w:r w:rsidRPr="008E710F">
        <w:rPr>
          <w:rFonts w:ascii="Times New Roman" w:hAnsi="Times New Roman" w:cs="Times New Roman"/>
          <w:sz w:val="24"/>
          <w:szCs w:val="24"/>
        </w:rPr>
        <w:t xml:space="preserve">Şekil </w:t>
      </w:r>
      <w:r w:rsidR="008C3DAD">
        <w:rPr>
          <w:rFonts w:ascii="Times New Roman" w:hAnsi="Times New Roman" w:cs="Times New Roman"/>
          <w:sz w:val="24"/>
          <w:szCs w:val="24"/>
        </w:rPr>
        <w:t>2</w:t>
      </w:r>
      <w:r w:rsidRPr="008E710F">
        <w:rPr>
          <w:rFonts w:ascii="Times New Roman" w:hAnsi="Times New Roman" w:cs="Times New Roman"/>
          <w:sz w:val="24"/>
          <w:szCs w:val="24"/>
        </w:rPr>
        <w:t>’</w:t>
      </w:r>
      <w:r w:rsidR="008C3DAD">
        <w:rPr>
          <w:rFonts w:ascii="Times New Roman" w:hAnsi="Times New Roman" w:cs="Times New Roman"/>
          <w:sz w:val="24"/>
          <w:szCs w:val="24"/>
        </w:rPr>
        <w:t>d</w:t>
      </w:r>
      <w:r w:rsidRPr="008E710F">
        <w:rPr>
          <w:rFonts w:ascii="Times New Roman" w:hAnsi="Times New Roman" w:cs="Times New Roman"/>
          <w:sz w:val="24"/>
          <w:szCs w:val="24"/>
        </w:rPr>
        <w:t xml:space="preserve">e gösterilmiştir. </w:t>
      </w:r>
      <w:r w:rsidR="008F4722">
        <w:rPr>
          <w:rFonts w:ascii="Times New Roman" w:hAnsi="Times New Roman" w:cs="Times New Roman"/>
          <w:sz w:val="24"/>
          <w:szCs w:val="24"/>
        </w:rPr>
        <w:t xml:space="preserve">En düşük ortalama </w:t>
      </w:r>
      <w:r w:rsidR="008F4722" w:rsidRPr="008F4722">
        <w:rPr>
          <w:rFonts w:ascii="Times New Roman" w:hAnsi="Times New Roman" w:cs="Times New Roman"/>
          <w:sz w:val="24"/>
          <w:szCs w:val="24"/>
        </w:rPr>
        <w:t xml:space="preserve">CO2 konsantrasyon değeri </w:t>
      </w:r>
      <w:r w:rsidR="008F4722">
        <w:rPr>
          <w:rFonts w:ascii="Times New Roman" w:hAnsi="Times New Roman" w:cs="Times New Roman"/>
          <w:sz w:val="24"/>
          <w:szCs w:val="24"/>
        </w:rPr>
        <w:t xml:space="preserve">PT2’de 618 </w:t>
      </w:r>
      <w:proofErr w:type="spellStart"/>
      <w:r w:rsidR="008F4722">
        <w:rPr>
          <w:rFonts w:ascii="Times New Roman" w:hAnsi="Times New Roman" w:cs="Times New Roman"/>
          <w:sz w:val="24"/>
          <w:szCs w:val="24"/>
        </w:rPr>
        <w:t>ppm</w:t>
      </w:r>
      <w:proofErr w:type="spellEnd"/>
      <w:r w:rsidR="008F4722">
        <w:rPr>
          <w:rFonts w:ascii="Times New Roman" w:hAnsi="Times New Roman" w:cs="Times New Roman"/>
          <w:sz w:val="24"/>
          <w:szCs w:val="24"/>
        </w:rPr>
        <w:t xml:space="preserve">, en yüksek ise </w:t>
      </w:r>
      <w:proofErr w:type="gramStart"/>
      <w:r w:rsidR="008F4722">
        <w:rPr>
          <w:rFonts w:ascii="Times New Roman" w:hAnsi="Times New Roman" w:cs="Times New Roman"/>
          <w:sz w:val="24"/>
          <w:szCs w:val="24"/>
        </w:rPr>
        <w:t>PT3’de</w:t>
      </w:r>
      <w:proofErr w:type="gramEnd"/>
      <w:r w:rsidR="008F4722">
        <w:rPr>
          <w:rFonts w:ascii="Times New Roman" w:hAnsi="Times New Roman" w:cs="Times New Roman"/>
          <w:sz w:val="24"/>
          <w:szCs w:val="24"/>
        </w:rPr>
        <w:t xml:space="preserve"> 804 </w:t>
      </w:r>
      <w:proofErr w:type="spellStart"/>
      <w:r w:rsidR="008F4722">
        <w:rPr>
          <w:rFonts w:ascii="Times New Roman" w:hAnsi="Times New Roman" w:cs="Times New Roman"/>
          <w:sz w:val="24"/>
          <w:szCs w:val="24"/>
        </w:rPr>
        <w:t>ppm</w:t>
      </w:r>
      <w:proofErr w:type="spellEnd"/>
      <w:r w:rsidR="008F4722">
        <w:rPr>
          <w:rFonts w:ascii="Times New Roman" w:hAnsi="Times New Roman" w:cs="Times New Roman"/>
          <w:sz w:val="24"/>
          <w:szCs w:val="24"/>
        </w:rPr>
        <w:t xml:space="preserve"> olarak gözlenmiştir. </w:t>
      </w:r>
      <w:r w:rsidR="00A11044">
        <w:rPr>
          <w:rFonts w:ascii="Times New Roman" w:hAnsi="Times New Roman" w:cs="Times New Roman"/>
          <w:sz w:val="24"/>
          <w:szCs w:val="24"/>
        </w:rPr>
        <w:t>En düşük ortalama PM2.5</w:t>
      </w:r>
      <w:r w:rsidR="00A11044" w:rsidRPr="008F4722">
        <w:rPr>
          <w:rFonts w:ascii="Times New Roman" w:hAnsi="Times New Roman" w:cs="Times New Roman"/>
          <w:sz w:val="24"/>
          <w:szCs w:val="24"/>
        </w:rPr>
        <w:t xml:space="preserve"> konsantrasyon değeri </w:t>
      </w:r>
      <w:r w:rsidR="00A11044">
        <w:rPr>
          <w:rFonts w:ascii="Times New Roman" w:hAnsi="Times New Roman" w:cs="Times New Roman"/>
          <w:sz w:val="24"/>
          <w:szCs w:val="24"/>
        </w:rPr>
        <w:t xml:space="preserve">PT1’de 4.9 </w:t>
      </w:r>
      <w:r w:rsidR="008C3DAD">
        <w:rPr>
          <w:rFonts w:ascii="Times New Roman" w:hAnsi="Times New Roman" w:cs="Times New Roman"/>
          <w:sz w:val="24"/>
          <w:szCs w:val="24"/>
        </w:rPr>
        <w:t>µ</w:t>
      </w:r>
      <w:r w:rsidR="00A11044">
        <w:rPr>
          <w:rFonts w:ascii="Times New Roman" w:hAnsi="Times New Roman" w:cs="Times New Roman"/>
          <w:sz w:val="24"/>
          <w:szCs w:val="24"/>
        </w:rPr>
        <w:t>g/m</w:t>
      </w:r>
      <w:r w:rsidR="00A11044" w:rsidRPr="008C3DAD">
        <w:rPr>
          <w:rFonts w:ascii="Times New Roman" w:hAnsi="Times New Roman" w:cs="Times New Roman"/>
          <w:sz w:val="24"/>
          <w:szCs w:val="24"/>
          <w:vertAlign w:val="superscript"/>
        </w:rPr>
        <w:t>3</w:t>
      </w:r>
      <w:r w:rsidR="00A11044">
        <w:rPr>
          <w:rFonts w:ascii="Times New Roman" w:hAnsi="Times New Roman" w:cs="Times New Roman"/>
          <w:sz w:val="24"/>
          <w:szCs w:val="24"/>
        </w:rPr>
        <w:t xml:space="preserve">, en yüksek ise </w:t>
      </w:r>
      <w:proofErr w:type="gramStart"/>
      <w:r w:rsidR="00A11044">
        <w:rPr>
          <w:rFonts w:ascii="Times New Roman" w:hAnsi="Times New Roman" w:cs="Times New Roman"/>
          <w:sz w:val="24"/>
          <w:szCs w:val="24"/>
        </w:rPr>
        <w:t>PT4’de</w:t>
      </w:r>
      <w:proofErr w:type="gramEnd"/>
      <w:r w:rsidR="00A11044">
        <w:rPr>
          <w:rFonts w:ascii="Times New Roman" w:hAnsi="Times New Roman" w:cs="Times New Roman"/>
          <w:sz w:val="24"/>
          <w:szCs w:val="24"/>
        </w:rPr>
        <w:t xml:space="preserve"> 11.0 </w:t>
      </w:r>
      <w:r w:rsidR="0027036F">
        <w:rPr>
          <w:rFonts w:ascii="Times New Roman" w:hAnsi="Times New Roman" w:cs="Times New Roman"/>
          <w:sz w:val="24"/>
          <w:szCs w:val="24"/>
        </w:rPr>
        <w:t>µg/m</w:t>
      </w:r>
      <w:r w:rsidR="0027036F" w:rsidRPr="008C3DAD">
        <w:rPr>
          <w:rFonts w:ascii="Times New Roman" w:hAnsi="Times New Roman" w:cs="Times New Roman"/>
          <w:sz w:val="24"/>
          <w:szCs w:val="24"/>
          <w:vertAlign w:val="superscript"/>
        </w:rPr>
        <w:t>3</w:t>
      </w:r>
      <w:r w:rsidR="00A11044">
        <w:rPr>
          <w:rFonts w:ascii="Times New Roman" w:hAnsi="Times New Roman" w:cs="Times New Roman"/>
          <w:sz w:val="24"/>
          <w:szCs w:val="24"/>
        </w:rPr>
        <w:t xml:space="preserve"> olarak gözlenmiştir (</w:t>
      </w:r>
      <w:proofErr w:type="spellStart"/>
      <w:r w:rsidR="00A11044">
        <w:rPr>
          <w:rFonts w:ascii="Times New Roman" w:hAnsi="Times New Roman" w:cs="Times New Roman"/>
          <w:sz w:val="24"/>
          <w:szCs w:val="24"/>
        </w:rPr>
        <w:t>Tabl</w:t>
      </w:r>
      <w:r w:rsidR="0027036F">
        <w:rPr>
          <w:rFonts w:ascii="Times New Roman" w:hAnsi="Times New Roman" w:cs="Times New Roman"/>
          <w:sz w:val="24"/>
          <w:szCs w:val="24"/>
        </w:rPr>
        <w:t>e</w:t>
      </w:r>
      <w:proofErr w:type="spellEnd"/>
      <w:r w:rsidR="00A11044">
        <w:rPr>
          <w:rFonts w:ascii="Times New Roman" w:hAnsi="Times New Roman" w:cs="Times New Roman"/>
          <w:sz w:val="24"/>
          <w:szCs w:val="24"/>
        </w:rPr>
        <w:t xml:space="preserve"> 2). Tüm ölçümlerde araç içi mekanik havalandırma sistemleri çalışır konumdadır. Ancak PT1 ve PT2’de ölçümler sırasında sadece seyahat sırasında duraklara gelindiğinde kapının açılması esnasında doğal havalandırma olurken, PT3 ve </w:t>
      </w:r>
      <w:proofErr w:type="gramStart"/>
      <w:r w:rsidR="00A11044">
        <w:rPr>
          <w:rFonts w:ascii="Times New Roman" w:hAnsi="Times New Roman" w:cs="Times New Roman"/>
          <w:sz w:val="24"/>
          <w:szCs w:val="24"/>
        </w:rPr>
        <w:t>PT4’de</w:t>
      </w:r>
      <w:proofErr w:type="gramEnd"/>
      <w:r w:rsidR="00A11044">
        <w:rPr>
          <w:rFonts w:ascii="Times New Roman" w:hAnsi="Times New Roman" w:cs="Times New Roman"/>
          <w:sz w:val="24"/>
          <w:szCs w:val="24"/>
        </w:rPr>
        <w:t xml:space="preserve"> seyahat esnasında camlar açıktır. Buna rağmen yolcu sayısının diğer seyahatlere kıyasla </w:t>
      </w:r>
      <w:proofErr w:type="gramStart"/>
      <w:r w:rsidR="00A11044">
        <w:rPr>
          <w:rFonts w:ascii="Times New Roman" w:hAnsi="Times New Roman" w:cs="Times New Roman"/>
          <w:sz w:val="24"/>
          <w:szCs w:val="24"/>
        </w:rPr>
        <w:t>PT3’de</w:t>
      </w:r>
      <w:proofErr w:type="gramEnd"/>
      <w:r w:rsidR="00A11044">
        <w:rPr>
          <w:rFonts w:ascii="Times New Roman" w:hAnsi="Times New Roman" w:cs="Times New Roman"/>
          <w:sz w:val="24"/>
          <w:szCs w:val="24"/>
        </w:rPr>
        <w:t xml:space="preserve"> yüksek olması nedeni ile en yüksek CO2 oluşumu gözlenmiştir</w:t>
      </w:r>
      <w:r w:rsidR="00906247">
        <w:rPr>
          <w:rFonts w:ascii="Times New Roman" w:hAnsi="Times New Roman" w:cs="Times New Roman"/>
          <w:sz w:val="24"/>
          <w:szCs w:val="24"/>
        </w:rPr>
        <w:t xml:space="preserve"> ve seyahat </w:t>
      </w:r>
      <w:proofErr w:type="spellStart"/>
      <w:r w:rsidR="00906247">
        <w:rPr>
          <w:rFonts w:ascii="Times New Roman" w:hAnsi="Times New Roman" w:cs="Times New Roman"/>
          <w:sz w:val="24"/>
          <w:szCs w:val="24"/>
        </w:rPr>
        <w:t>süresincede</w:t>
      </w:r>
      <w:proofErr w:type="spellEnd"/>
      <w:r w:rsidR="00906247">
        <w:rPr>
          <w:rFonts w:ascii="Times New Roman" w:hAnsi="Times New Roman" w:cs="Times New Roman"/>
          <w:sz w:val="24"/>
          <w:szCs w:val="24"/>
        </w:rPr>
        <w:t xml:space="preserve"> artış trendi oluşmuştur (Şekil </w:t>
      </w:r>
      <w:r w:rsidR="0027036F">
        <w:rPr>
          <w:rFonts w:ascii="Times New Roman" w:hAnsi="Times New Roman" w:cs="Times New Roman"/>
          <w:sz w:val="24"/>
          <w:szCs w:val="24"/>
        </w:rPr>
        <w:t>2</w:t>
      </w:r>
      <w:r w:rsidR="00906247">
        <w:rPr>
          <w:rFonts w:ascii="Times New Roman" w:hAnsi="Times New Roman" w:cs="Times New Roman"/>
          <w:sz w:val="24"/>
          <w:szCs w:val="24"/>
        </w:rPr>
        <w:t>)</w:t>
      </w:r>
      <w:r w:rsidR="00A11044">
        <w:rPr>
          <w:rFonts w:ascii="Times New Roman" w:hAnsi="Times New Roman" w:cs="Times New Roman"/>
          <w:sz w:val="24"/>
          <w:szCs w:val="24"/>
        </w:rPr>
        <w:t xml:space="preserve">. </w:t>
      </w:r>
      <w:proofErr w:type="gramStart"/>
      <w:r w:rsidR="00A11044">
        <w:rPr>
          <w:rFonts w:ascii="Times New Roman" w:hAnsi="Times New Roman" w:cs="Times New Roman"/>
          <w:sz w:val="24"/>
          <w:szCs w:val="24"/>
        </w:rPr>
        <w:t>PM2.5’da</w:t>
      </w:r>
      <w:proofErr w:type="gramEnd"/>
      <w:r w:rsidR="00A11044">
        <w:rPr>
          <w:rFonts w:ascii="Times New Roman" w:hAnsi="Times New Roman" w:cs="Times New Roman"/>
          <w:sz w:val="24"/>
          <w:szCs w:val="24"/>
        </w:rPr>
        <w:t xml:space="preserve"> oluşan farklılıkl</w:t>
      </w:r>
      <w:r w:rsidR="00906247">
        <w:rPr>
          <w:rFonts w:ascii="Times New Roman" w:hAnsi="Times New Roman" w:cs="Times New Roman"/>
          <w:sz w:val="24"/>
          <w:szCs w:val="24"/>
        </w:rPr>
        <w:t>ar ise dış ortamdaki PM2.5 kons</w:t>
      </w:r>
      <w:r w:rsidR="00A11044">
        <w:rPr>
          <w:rFonts w:ascii="Times New Roman" w:hAnsi="Times New Roman" w:cs="Times New Roman"/>
          <w:sz w:val="24"/>
          <w:szCs w:val="24"/>
        </w:rPr>
        <w:t>a</w:t>
      </w:r>
      <w:r w:rsidR="00906247">
        <w:rPr>
          <w:rFonts w:ascii="Times New Roman" w:hAnsi="Times New Roman" w:cs="Times New Roman"/>
          <w:sz w:val="24"/>
          <w:szCs w:val="24"/>
        </w:rPr>
        <w:t>n</w:t>
      </w:r>
      <w:r w:rsidR="00A11044">
        <w:rPr>
          <w:rFonts w:ascii="Times New Roman" w:hAnsi="Times New Roman" w:cs="Times New Roman"/>
          <w:sz w:val="24"/>
          <w:szCs w:val="24"/>
        </w:rPr>
        <w:t>trasyonlarının farklılığından kaynaklanmaktadır.</w:t>
      </w:r>
      <w:r w:rsidR="0027036F">
        <w:rPr>
          <w:rFonts w:ascii="Times New Roman" w:hAnsi="Times New Roman" w:cs="Times New Roman"/>
          <w:sz w:val="24"/>
          <w:szCs w:val="24"/>
        </w:rPr>
        <w:t xml:space="preserve"> </w:t>
      </w:r>
      <w:r w:rsidR="0027036F" w:rsidRPr="0027036F">
        <w:rPr>
          <w:rFonts w:ascii="Times New Roman" w:hAnsi="Times New Roman" w:cs="Times New Roman"/>
          <w:color w:val="FF0000"/>
          <w:sz w:val="24"/>
          <w:szCs w:val="24"/>
        </w:rPr>
        <w:t xml:space="preserve">Buraya bizim makalelerden birkaç </w:t>
      </w:r>
      <w:proofErr w:type="gramStart"/>
      <w:r w:rsidR="0027036F" w:rsidRPr="0027036F">
        <w:rPr>
          <w:rFonts w:ascii="Times New Roman" w:hAnsi="Times New Roman" w:cs="Times New Roman"/>
          <w:color w:val="FF0000"/>
          <w:sz w:val="24"/>
          <w:szCs w:val="24"/>
        </w:rPr>
        <w:t>cümle ?</w:t>
      </w:r>
      <w:proofErr w:type="gramEnd"/>
      <w:r w:rsidR="00A11044" w:rsidRPr="0027036F">
        <w:rPr>
          <w:rFonts w:ascii="Times New Roman" w:hAnsi="Times New Roman" w:cs="Times New Roman"/>
          <w:color w:val="FF0000"/>
          <w:sz w:val="24"/>
          <w:szCs w:val="24"/>
        </w:rPr>
        <w:t xml:space="preserve">  </w:t>
      </w:r>
      <w:r w:rsidR="008F4722" w:rsidRPr="0027036F">
        <w:rPr>
          <w:rFonts w:ascii="Times New Roman" w:hAnsi="Times New Roman" w:cs="Times New Roman"/>
          <w:color w:val="FF0000"/>
          <w:sz w:val="24"/>
          <w:szCs w:val="24"/>
        </w:rPr>
        <w:t xml:space="preserve"> </w:t>
      </w:r>
    </w:p>
    <w:p w14:paraId="57273D3B" w14:textId="77777777" w:rsidR="008A592D" w:rsidRDefault="008A592D" w:rsidP="00EF69C7">
      <w:pPr>
        <w:spacing w:after="0" w:line="240" w:lineRule="auto"/>
        <w:jc w:val="both"/>
        <w:rPr>
          <w:rFonts w:ascii="Times New Roman" w:hAnsi="Times New Roman" w:cs="Times New Roman"/>
          <w:sz w:val="24"/>
          <w:szCs w:val="24"/>
        </w:rPr>
      </w:pPr>
    </w:p>
    <w:p w14:paraId="12CBC478" w14:textId="796330D4" w:rsidR="008A592D" w:rsidRDefault="00EF69C7" w:rsidP="00EF69C7">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469E3E22" wp14:editId="42B27C46">
            <wp:extent cx="2830665" cy="1550416"/>
            <wp:effectExtent l="0" t="0" r="825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1984" cy="1562093"/>
                    </a:xfrm>
                    <a:prstGeom prst="rect">
                      <a:avLst/>
                    </a:prstGeom>
                    <a:noFill/>
                  </pic:spPr>
                </pic:pic>
              </a:graphicData>
            </a:graphic>
          </wp:inline>
        </w:drawing>
      </w:r>
      <w:r>
        <w:rPr>
          <w:rFonts w:ascii="Times New Roman" w:hAnsi="Times New Roman" w:cs="Times New Roman"/>
          <w:noProof/>
          <w:sz w:val="24"/>
          <w:szCs w:val="24"/>
          <w:lang w:val="en-GB" w:eastAsia="en-GB"/>
        </w:rPr>
        <w:drawing>
          <wp:inline distT="0" distB="0" distL="0" distR="0" wp14:anchorId="61C6F1AD" wp14:editId="1AD54F57">
            <wp:extent cx="2782957" cy="1550432"/>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1620" cy="1555258"/>
                    </a:xfrm>
                    <a:prstGeom prst="rect">
                      <a:avLst/>
                    </a:prstGeom>
                    <a:noFill/>
                  </pic:spPr>
                </pic:pic>
              </a:graphicData>
            </a:graphic>
          </wp:inline>
        </w:drawing>
      </w:r>
      <w:r>
        <w:rPr>
          <w:rFonts w:ascii="Times New Roman" w:hAnsi="Times New Roman" w:cs="Times New Roman"/>
          <w:noProof/>
          <w:sz w:val="24"/>
          <w:szCs w:val="24"/>
          <w:lang w:val="en-GB" w:eastAsia="en-GB"/>
        </w:rPr>
        <w:drawing>
          <wp:inline distT="0" distB="0" distL="0" distR="0" wp14:anchorId="08490433" wp14:editId="44BE6CB2">
            <wp:extent cx="2838616" cy="1579952"/>
            <wp:effectExtent l="0" t="0" r="0" b="127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49839" cy="1586198"/>
                    </a:xfrm>
                    <a:prstGeom prst="rect">
                      <a:avLst/>
                    </a:prstGeom>
                    <a:noFill/>
                  </pic:spPr>
                </pic:pic>
              </a:graphicData>
            </a:graphic>
          </wp:inline>
        </w:drawing>
      </w:r>
      <w:r>
        <w:rPr>
          <w:rFonts w:ascii="Times New Roman" w:hAnsi="Times New Roman" w:cs="Times New Roman"/>
          <w:noProof/>
          <w:sz w:val="24"/>
          <w:szCs w:val="24"/>
          <w:lang w:val="en-GB" w:eastAsia="en-GB"/>
        </w:rPr>
        <w:drawing>
          <wp:inline distT="0" distB="0" distL="0" distR="0" wp14:anchorId="5DC0FCDE" wp14:editId="6878B275">
            <wp:extent cx="2782570" cy="1570303"/>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7595" cy="1584425"/>
                    </a:xfrm>
                    <a:prstGeom prst="rect">
                      <a:avLst/>
                    </a:prstGeom>
                    <a:noFill/>
                  </pic:spPr>
                </pic:pic>
              </a:graphicData>
            </a:graphic>
          </wp:inline>
        </w:drawing>
      </w:r>
    </w:p>
    <w:p w14:paraId="6D553EA8" w14:textId="371337B7" w:rsidR="00EF69C7" w:rsidRDefault="00EF69C7" w:rsidP="00EF69C7">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Figure</w:t>
      </w:r>
      <w:proofErr w:type="spellEnd"/>
      <w:r>
        <w:rPr>
          <w:rFonts w:ascii="Times New Roman" w:hAnsi="Times New Roman" w:cs="Times New Roman"/>
          <w:sz w:val="24"/>
          <w:szCs w:val="24"/>
        </w:rPr>
        <w:t xml:space="preserve"> </w:t>
      </w:r>
      <w:r w:rsidR="0027036F">
        <w:rPr>
          <w:rFonts w:ascii="Times New Roman" w:hAnsi="Times New Roman" w:cs="Times New Roman"/>
          <w:sz w:val="24"/>
          <w:szCs w:val="24"/>
        </w:rPr>
        <w:t>2</w:t>
      </w:r>
      <w:r>
        <w:rPr>
          <w:rFonts w:ascii="Times New Roman" w:hAnsi="Times New Roman" w:cs="Times New Roman"/>
          <w:sz w:val="24"/>
          <w:szCs w:val="24"/>
        </w:rPr>
        <w:t xml:space="preserve">: CO2 </w:t>
      </w:r>
      <w:proofErr w:type="spellStart"/>
      <w:r>
        <w:rPr>
          <w:rFonts w:ascii="Times New Roman" w:hAnsi="Times New Roman" w:cs="Times New Roman"/>
          <w:sz w:val="24"/>
          <w:szCs w:val="24"/>
        </w:rPr>
        <w:t>and</w:t>
      </w:r>
      <w:proofErr w:type="spellEnd"/>
      <w:r>
        <w:rPr>
          <w:rFonts w:ascii="Times New Roman" w:hAnsi="Times New Roman" w:cs="Times New Roman"/>
          <w:sz w:val="24"/>
          <w:szCs w:val="24"/>
        </w:rPr>
        <w:t xml:space="preserve"> PM2.5 </w:t>
      </w:r>
      <w:proofErr w:type="spellStart"/>
      <w:r>
        <w:rPr>
          <w:rFonts w:ascii="Times New Roman" w:hAnsi="Times New Roman" w:cs="Times New Roman"/>
          <w:sz w:val="24"/>
          <w:szCs w:val="24"/>
        </w:rPr>
        <w:t>concentration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changes</w:t>
      </w:r>
      <w:proofErr w:type="spellEnd"/>
      <w:r>
        <w:rPr>
          <w:rFonts w:ascii="Times New Roman" w:hAnsi="Times New Roman" w:cs="Times New Roman"/>
          <w:sz w:val="24"/>
          <w:szCs w:val="24"/>
        </w:rPr>
        <w:t xml:space="preserve"> in </w:t>
      </w:r>
      <w:proofErr w:type="spellStart"/>
      <w:r w:rsidR="008C1665">
        <w:rPr>
          <w:rFonts w:ascii="Times New Roman" w:hAnsi="Times New Roman" w:cs="Times New Roman"/>
          <w:sz w:val="24"/>
          <w:szCs w:val="24"/>
        </w:rPr>
        <w:t>the</w:t>
      </w:r>
      <w:proofErr w:type="spellEnd"/>
      <w:r w:rsidR="008C1665">
        <w:rPr>
          <w:rFonts w:ascii="Times New Roman" w:hAnsi="Times New Roman" w:cs="Times New Roman"/>
          <w:sz w:val="24"/>
          <w:szCs w:val="24"/>
        </w:rPr>
        <w:t xml:space="preserve"> </w:t>
      </w:r>
      <w:proofErr w:type="spellStart"/>
      <w:r w:rsidR="008C1665">
        <w:rPr>
          <w:rFonts w:ascii="Times New Roman" w:hAnsi="Times New Roman" w:cs="Times New Roman"/>
          <w:sz w:val="24"/>
          <w:szCs w:val="24"/>
        </w:rPr>
        <w:t>indoor</w:t>
      </w:r>
      <w:proofErr w:type="spellEnd"/>
      <w:r w:rsidR="008C1665">
        <w:rPr>
          <w:rFonts w:ascii="Times New Roman" w:hAnsi="Times New Roman" w:cs="Times New Roman"/>
          <w:sz w:val="24"/>
          <w:szCs w:val="24"/>
        </w:rPr>
        <w:t xml:space="preserve"> </w:t>
      </w:r>
      <w:proofErr w:type="spellStart"/>
      <w:r w:rsidR="008C1665">
        <w:rPr>
          <w:rFonts w:ascii="Times New Roman" w:hAnsi="Times New Roman" w:cs="Times New Roman"/>
          <w:sz w:val="24"/>
          <w:szCs w:val="24"/>
        </w:rPr>
        <w:t>air</w:t>
      </w:r>
      <w:proofErr w:type="spellEnd"/>
      <w:r w:rsidR="008C1665">
        <w:rPr>
          <w:rFonts w:ascii="Times New Roman" w:hAnsi="Times New Roman" w:cs="Times New Roman"/>
          <w:sz w:val="24"/>
          <w:szCs w:val="24"/>
        </w:rPr>
        <w:t xml:space="preserve"> of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Transport (</w:t>
      </w:r>
      <w:proofErr w:type="spellStart"/>
      <w:r>
        <w:rPr>
          <w:rFonts w:ascii="Times New Roman" w:hAnsi="Times New Roman" w:cs="Times New Roman"/>
          <w:sz w:val="24"/>
          <w:szCs w:val="24"/>
        </w:rPr>
        <w:t>metrobus</w:t>
      </w:r>
      <w:proofErr w:type="spellEnd"/>
      <w:r>
        <w:rPr>
          <w:rFonts w:ascii="Times New Roman" w:hAnsi="Times New Roman" w:cs="Times New Roman"/>
          <w:sz w:val="24"/>
          <w:szCs w:val="24"/>
        </w:rPr>
        <w:t>).</w:t>
      </w:r>
    </w:p>
    <w:p w14:paraId="664BD088" w14:textId="77777777" w:rsidR="008810B7" w:rsidRDefault="008810B7" w:rsidP="00EF69C7">
      <w:pPr>
        <w:spacing w:after="0" w:line="240" w:lineRule="auto"/>
        <w:jc w:val="both"/>
        <w:rPr>
          <w:rFonts w:ascii="Times New Roman" w:hAnsi="Times New Roman" w:cs="Times New Roman"/>
          <w:sz w:val="24"/>
          <w:szCs w:val="24"/>
        </w:rPr>
      </w:pPr>
    </w:p>
    <w:p w14:paraId="319CC55A" w14:textId="4D8A5B06" w:rsidR="008810B7" w:rsidRPr="00AA1C0F" w:rsidRDefault="008810B7" w:rsidP="008810B7">
      <w:pPr>
        <w:spacing w:after="120" w:line="360" w:lineRule="auto"/>
        <w:jc w:val="both"/>
        <w:rPr>
          <w:rFonts w:ascii="Times New Roman" w:hAnsi="Times New Roman" w:cs="Times New Roman"/>
          <w:sz w:val="24"/>
          <w:szCs w:val="24"/>
        </w:rPr>
      </w:pPr>
      <w:r w:rsidRPr="00AA1C0F">
        <w:rPr>
          <w:rFonts w:ascii="Times New Roman" w:hAnsi="Times New Roman" w:cs="Times New Roman"/>
          <w:sz w:val="24"/>
          <w:szCs w:val="24"/>
        </w:rPr>
        <w:t xml:space="preserve">Şekil </w:t>
      </w:r>
      <w:proofErr w:type="gramStart"/>
      <w:r w:rsidR="0027036F">
        <w:rPr>
          <w:rFonts w:ascii="Times New Roman" w:hAnsi="Times New Roman" w:cs="Times New Roman"/>
          <w:sz w:val="24"/>
          <w:szCs w:val="24"/>
        </w:rPr>
        <w:t>3</w:t>
      </w:r>
      <w:r w:rsidRPr="00AA1C0F">
        <w:rPr>
          <w:rFonts w:ascii="Times New Roman" w:hAnsi="Times New Roman" w:cs="Times New Roman"/>
          <w:sz w:val="24"/>
          <w:szCs w:val="24"/>
        </w:rPr>
        <w:t>’de</w:t>
      </w:r>
      <w:proofErr w:type="gramEnd"/>
      <w:r w:rsidRPr="00AA1C0F">
        <w:rPr>
          <w:rFonts w:ascii="Times New Roman" w:hAnsi="Times New Roman" w:cs="Times New Roman"/>
          <w:sz w:val="24"/>
          <w:szCs w:val="24"/>
        </w:rPr>
        <w:t xml:space="preserve"> toplu taşıma aracı içinde yapılan ölçümlerde tüm parametrelerin değişimi arasındaki korelasyon verilmiştir. PT1 ve </w:t>
      </w:r>
      <w:proofErr w:type="gramStart"/>
      <w:r w:rsidRPr="00AA1C0F">
        <w:rPr>
          <w:rFonts w:ascii="Times New Roman" w:hAnsi="Times New Roman" w:cs="Times New Roman"/>
          <w:sz w:val="24"/>
          <w:szCs w:val="24"/>
        </w:rPr>
        <w:t>PT4’de</w:t>
      </w:r>
      <w:proofErr w:type="gramEnd"/>
      <w:r w:rsidRPr="00AA1C0F">
        <w:rPr>
          <w:rFonts w:ascii="Times New Roman" w:hAnsi="Times New Roman" w:cs="Times New Roman"/>
          <w:sz w:val="24"/>
          <w:szCs w:val="24"/>
        </w:rPr>
        <w:t xml:space="preserve"> yapılan ölçümlerde parametreler arasında anlamlı bir korelasyon (p&gt;0.05) görülmemiştir. Ancak PT2 ve PT3 ölçümleri sırasında CO2 ve PM2.5 arasında anlamlı bir negatif korelasyon (PT2-R=0.65, PT3-R=0.82) görülmektedir. Ayrıca PT2 ve </w:t>
      </w:r>
      <w:proofErr w:type="gramStart"/>
      <w:r w:rsidRPr="00AA1C0F">
        <w:rPr>
          <w:rFonts w:ascii="Times New Roman" w:hAnsi="Times New Roman" w:cs="Times New Roman"/>
          <w:sz w:val="24"/>
          <w:szCs w:val="24"/>
        </w:rPr>
        <w:t>PT3’de</w:t>
      </w:r>
      <w:proofErr w:type="gramEnd"/>
      <w:r w:rsidRPr="00AA1C0F">
        <w:rPr>
          <w:rFonts w:ascii="Times New Roman" w:hAnsi="Times New Roman" w:cs="Times New Roman"/>
          <w:sz w:val="24"/>
          <w:szCs w:val="24"/>
        </w:rPr>
        <w:t xml:space="preserve"> CO2 ile sıcaklık arasında pozitif anlamlı bir korelasyon varken, PM2.5 ile sıcaklık arasında negatif anlamlı bir korelasyon vardır.  PT2 ve </w:t>
      </w:r>
      <w:proofErr w:type="gramStart"/>
      <w:r w:rsidRPr="00AA1C0F">
        <w:rPr>
          <w:rFonts w:ascii="Times New Roman" w:hAnsi="Times New Roman" w:cs="Times New Roman"/>
          <w:sz w:val="24"/>
          <w:szCs w:val="24"/>
        </w:rPr>
        <w:t>PT3’de</w:t>
      </w:r>
      <w:proofErr w:type="gramEnd"/>
      <w:r w:rsidRPr="00AA1C0F">
        <w:rPr>
          <w:rFonts w:ascii="Times New Roman" w:hAnsi="Times New Roman" w:cs="Times New Roman"/>
          <w:sz w:val="24"/>
          <w:szCs w:val="24"/>
        </w:rPr>
        <w:t xml:space="preserve"> ortam sıcaklığı arttıkça CO2 değerleri artmış buna karşın PM2.5 azalmıştır. Tablo 1’de görüldüğü gibi PT2 ve PT3 seyahatlerinde araç içinde bulunan insan yoğunluğu diğer seyahatlere kıyasla göreceli daha yüksektir. </w:t>
      </w:r>
      <w:r w:rsidR="0027036F">
        <w:rPr>
          <w:rFonts w:ascii="Times New Roman" w:hAnsi="Times New Roman" w:cs="Times New Roman"/>
          <w:sz w:val="24"/>
          <w:szCs w:val="24"/>
        </w:rPr>
        <w:t xml:space="preserve">Onat et </w:t>
      </w:r>
      <w:proofErr w:type="gramStart"/>
      <w:r w:rsidR="0027036F">
        <w:rPr>
          <w:rFonts w:ascii="Times New Roman" w:hAnsi="Times New Roman" w:cs="Times New Roman"/>
          <w:sz w:val="24"/>
          <w:szCs w:val="24"/>
        </w:rPr>
        <w:t>al.(</w:t>
      </w:r>
      <w:proofErr w:type="gramEnd"/>
      <w:r w:rsidR="0027036F">
        <w:rPr>
          <w:rFonts w:ascii="Times New Roman" w:hAnsi="Times New Roman" w:cs="Times New Roman"/>
          <w:sz w:val="24"/>
          <w:szCs w:val="24"/>
        </w:rPr>
        <w:t xml:space="preserve">2017) tarafından yapılan çalışmada </w:t>
      </w:r>
      <w:proofErr w:type="spellStart"/>
      <w:r w:rsidR="0027036F">
        <w:rPr>
          <w:rFonts w:ascii="Times New Roman" w:hAnsi="Times New Roman" w:cs="Times New Roman"/>
          <w:sz w:val="24"/>
          <w:szCs w:val="24"/>
        </w:rPr>
        <w:t>Istanbul</w:t>
      </w:r>
      <w:proofErr w:type="spellEnd"/>
      <w:r w:rsidR="0027036F">
        <w:rPr>
          <w:rFonts w:ascii="Times New Roman" w:hAnsi="Times New Roman" w:cs="Times New Roman"/>
          <w:sz w:val="24"/>
          <w:szCs w:val="24"/>
        </w:rPr>
        <w:t xml:space="preserve"> </w:t>
      </w:r>
      <w:proofErr w:type="spellStart"/>
      <w:r w:rsidR="0027036F">
        <w:rPr>
          <w:rFonts w:ascii="Times New Roman" w:hAnsi="Times New Roman" w:cs="Times New Roman"/>
          <w:sz w:val="24"/>
          <w:szCs w:val="24"/>
        </w:rPr>
        <w:t>metrobüs</w:t>
      </w:r>
      <w:proofErr w:type="spellEnd"/>
      <w:r w:rsidR="0027036F">
        <w:rPr>
          <w:rFonts w:ascii="Times New Roman" w:hAnsi="Times New Roman" w:cs="Times New Roman"/>
          <w:sz w:val="24"/>
          <w:szCs w:val="24"/>
        </w:rPr>
        <w:t xml:space="preserve"> araçları içinde PM2.5 ile </w:t>
      </w:r>
      <w:proofErr w:type="spellStart"/>
      <w:r w:rsidR="0027036F">
        <w:rPr>
          <w:rFonts w:ascii="Times New Roman" w:hAnsi="Times New Roman" w:cs="Times New Roman"/>
          <w:sz w:val="24"/>
          <w:szCs w:val="24"/>
        </w:rPr>
        <w:t>S.aerus</w:t>
      </w:r>
      <w:proofErr w:type="spellEnd"/>
      <w:r w:rsidR="0027036F">
        <w:rPr>
          <w:rFonts w:ascii="Times New Roman" w:hAnsi="Times New Roman" w:cs="Times New Roman"/>
          <w:sz w:val="24"/>
          <w:szCs w:val="24"/>
        </w:rPr>
        <w:t xml:space="preserve"> bakterisi arasında anlamlı bir korelasyon </w:t>
      </w:r>
      <w:r w:rsidR="000E25B5">
        <w:rPr>
          <w:rFonts w:ascii="Times New Roman" w:hAnsi="Times New Roman" w:cs="Times New Roman"/>
          <w:sz w:val="24"/>
          <w:szCs w:val="24"/>
        </w:rPr>
        <w:t xml:space="preserve">(0.61) </w:t>
      </w:r>
      <w:r w:rsidR="0027036F">
        <w:rPr>
          <w:rFonts w:ascii="Times New Roman" w:hAnsi="Times New Roman" w:cs="Times New Roman"/>
          <w:sz w:val="24"/>
          <w:szCs w:val="24"/>
        </w:rPr>
        <w:t>bulunmuştur. Bu çalışmada da</w:t>
      </w:r>
      <w:r w:rsidR="000E25B5">
        <w:rPr>
          <w:rFonts w:ascii="Times New Roman" w:hAnsi="Times New Roman" w:cs="Times New Roman"/>
          <w:sz w:val="24"/>
          <w:szCs w:val="24"/>
        </w:rPr>
        <w:t xml:space="preserve"> </w:t>
      </w:r>
      <w:r w:rsidR="0027036F">
        <w:rPr>
          <w:rFonts w:ascii="Times New Roman" w:hAnsi="Times New Roman" w:cs="Times New Roman"/>
          <w:sz w:val="24"/>
          <w:szCs w:val="24"/>
        </w:rPr>
        <w:t xml:space="preserve">benzer şekilde solunum ile </w:t>
      </w:r>
      <w:r w:rsidR="000E25B5">
        <w:rPr>
          <w:rFonts w:ascii="Times New Roman" w:hAnsi="Times New Roman" w:cs="Times New Roman"/>
          <w:sz w:val="24"/>
          <w:szCs w:val="24"/>
        </w:rPr>
        <w:t xml:space="preserve">havaya karışan CO2 ile PM2.5 artışı arasında ilişki mevcuttur. </w:t>
      </w:r>
    </w:p>
    <w:p w14:paraId="6F9E09B1" w14:textId="335A2E37" w:rsidR="008A592D" w:rsidRDefault="008A592D" w:rsidP="008E710F">
      <w:pPr>
        <w:spacing w:after="120" w:line="360" w:lineRule="auto"/>
        <w:jc w:val="both"/>
        <w:rPr>
          <w:rFonts w:ascii="Times New Roman" w:hAnsi="Times New Roman" w:cs="Times New Roman"/>
          <w:sz w:val="24"/>
          <w:szCs w:val="24"/>
        </w:rPr>
      </w:pPr>
    </w:p>
    <w:p w14:paraId="25ABCF3F" w14:textId="2393C5C1" w:rsidR="00646130" w:rsidRDefault="00942D89" w:rsidP="00942D89">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GB" w:eastAsia="en-GB"/>
        </w:rPr>
        <w:lastRenderedPageBreak/>
        <w:drawing>
          <wp:inline distT="0" distB="0" distL="0" distR="0" wp14:anchorId="32436F3C" wp14:editId="7F74D21F">
            <wp:extent cx="2727298" cy="1642338"/>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37743" cy="1648628"/>
                    </a:xfrm>
                    <a:prstGeom prst="rect">
                      <a:avLst/>
                    </a:prstGeom>
                    <a:noFill/>
                  </pic:spPr>
                </pic:pic>
              </a:graphicData>
            </a:graphic>
          </wp:inline>
        </w:drawing>
      </w:r>
      <w:r>
        <w:rPr>
          <w:rFonts w:ascii="Times New Roman" w:hAnsi="Times New Roman" w:cs="Times New Roman"/>
          <w:noProof/>
          <w:sz w:val="24"/>
          <w:szCs w:val="24"/>
          <w:lang w:val="en-GB" w:eastAsia="en-GB"/>
        </w:rPr>
        <w:drawing>
          <wp:inline distT="0" distB="0" distL="0" distR="0" wp14:anchorId="305B0D26" wp14:editId="1C62F84C">
            <wp:extent cx="2735249" cy="1647126"/>
            <wp:effectExtent l="0" t="0" r="8255"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9889" cy="1655942"/>
                    </a:xfrm>
                    <a:prstGeom prst="rect">
                      <a:avLst/>
                    </a:prstGeom>
                    <a:noFill/>
                  </pic:spPr>
                </pic:pic>
              </a:graphicData>
            </a:graphic>
          </wp:inline>
        </w:drawing>
      </w:r>
      <w:r>
        <w:rPr>
          <w:rFonts w:ascii="Times New Roman" w:hAnsi="Times New Roman" w:cs="Times New Roman"/>
          <w:noProof/>
          <w:sz w:val="24"/>
          <w:szCs w:val="24"/>
          <w:lang w:val="en-GB" w:eastAsia="en-GB"/>
        </w:rPr>
        <w:drawing>
          <wp:inline distT="0" distB="0" distL="0" distR="0" wp14:anchorId="38CE7745" wp14:editId="4D47859C">
            <wp:extent cx="2729856" cy="1645920"/>
            <wp:effectExtent l="0" t="0" r="0"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9602" cy="1651796"/>
                    </a:xfrm>
                    <a:prstGeom prst="rect">
                      <a:avLst/>
                    </a:prstGeom>
                    <a:noFill/>
                  </pic:spPr>
                </pic:pic>
              </a:graphicData>
            </a:graphic>
          </wp:inline>
        </w:drawing>
      </w:r>
      <w:r>
        <w:rPr>
          <w:rFonts w:ascii="Times New Roman" w:hAnsi="Times New Roman" w:cs="Times New Roman"/>
          <w:noProof/>
          <w:sz w:val="24"/>
          <w:szCs w:val="24"/>
          <w:lang w:val="en-GB" w:eastAsia="en-GB"/>
        </w:rPr>
        <w:drawing>
          <wp:inline distT="0" distB="0" distL="0" distR="0" wp14:anchorId="66E081A4" wp14:editId="06753AE8">
            <wp:extent cx="2729230" cy="1640411"/>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1059" cy="1647521"/>
                    </a:xfrm>
                    <a:prstGeom prst="rect">
                      <a:avLst/>
                    </a:prstGeom>
                    <a:noFill/>
                  </pic:spPr>
                </pic:pic>
              </a:graphicData>
            </a:graphic>
          </wp:inline>
        </w:drawing>
      </w:r>
      <w:r>
        <w:rPr>
          <w:rFonts w:ascii="Times New Roman" w:hAnsi="Times New Roman" w:cs="Times New Roman"/>
          <w:noProof/>
          <w:sz w:val="24"/>
          <w:szCs w:val="24"/>
          <w:lang w:val="en-GB" w:eastAsia="en-GB"/>
        </w:rPr>
        <w:drawing>
          <wp:inline distT="0" distB="0" distL="0" distR="0" wp14:anchorId="10506A2C" wp14:editId="739D7188">
            <wp:extent cx="2743200" cy="1651914"/>
            <wp:effectExtent l="0" t="0" r="0" b="5715"/>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53150" cy="1657906"/>
                    </a:xfrm>
                    <a:prstGeom prst="rect">
                      <a:avLst/>
                    </a:prstGeom>
                    <a:noFill/>
                  </pic:spPr>
                </pic:pic>
              </a:graphicData>
            </a:graphic>
          </wp:inline>
        </w:drawing>
      </w:r>
    </w:p>
    <w:p w14:paraId="3DB79D2F" w14:textId="2C7B6DF8" w:rsidR="008810B7" w:rsidRDefault="008810B7" w:rsidP="008810B7">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Figure</w:t>
      </w:r>
      <w:proofErr w:type="spellEnd"/>
      <w:r>
        <w:rPr>
          <w:rFonts w:ascii="Times New Roman" w:hAnsi="Times New Roman" w:cs="Times New Roman"/>
          <w:sz w:val="24"/>
          <w:szCs w:val="24"/>
        </w:rPr>
        <w:t xml:space="preserve"> </w:t>
      </w:r>
      <w:r w:rsidR="000E25B5">
        <w:rPr>
          <w:rFonts w:ascii="Times New Roman" w:hAnsi="Times New Roman" w:cs="Times New Roman"/>
          <w:sz w:val="24"/>
          <w:szCs w:val="24"/>
        </w:rPr>
        <w:t>3</w:t>
      </w:r>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correlation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parameters</w:t>
      </w:r>
      <w:proofErr w:type="spellEnd"/>
      <w:r>
        <w:rPr>
          <w:rFonts w:ascii="Times New Roman" w:hAnsi="Times New Roman" w:cs="Times New Roman"/>
          <w:sz w:val="24"/>
          <w:szCs w:val="24"/>
        </w:rPr>
        <w:t xml:space="preserve">: CO2, PM2.5, </w:t>
      </w:r>
      <w:proofErr w:type="spellStart"/>
      <w:r>
        <w:rPr>
          <w:rFonts w:ascii="Times New Roman" w:hAnsi="Times New Roman" w:cs="Times New Roman"/>
          <w:sz w:val="24"/>
          <w:szCs w:val="24"/>
        </w:rPr>
        <w:t>temperature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humidity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measured</w:t>
      </w:r>
      <w:proofErr w:type="spellEnd"/>
      <w:r>
        <w:rPr>
          <w:rFonts w:ascii="Times New Roman" w:hAnsi="Times New Roman" w:cs="Times New Roman"/>
          <w:sz w:val="24"/>
          <w:szCs w:val="24"/>
        </w:rPr>
        <w:t xml:space="preserve"> in </w:t>
      </w:r>
      <w:proofErr w:type="spellStart"/>
      <w:r w:rsidR="008C1665">
        <w:rPr>
          <w:rFonts w:ascii="Times New Roman" w:hAnsi="Times New Roman" w:cs="Times New Roman"/>
          <w:sz w:val="24"/>
          <w:szCs w:val="24"/>
        </w:rPr>
        <w:t>the</w:t>
      </w:r>
      <w:proofErr w:type="spellEnd"/>
      <w:r w:rsidR="008C1665">
        <w:rPr>
          <w:rFonts w:ascii="Times New Roman" w:hAnsi="Times New Roman" w:cs="Times New Roman"/>
          <w:sz w:val="24"/>
          <w:szCs w:val="24"/>
        </w:rPr>
        <w:t xml:space="preserve"> </w:t>
      </w:r>
      <w:proofErr w:type="spellStart"/>
      <w:r>
        <w:rPr>
          <w:rFonts w:ascii="Times New Roman" w:hAnsi="Times New Roman" w:cs="Times New Roman"/>
          <w:sz w:val="24"/>
          <w:szCs w:val="24"/>
        </w:rPr>
        <w:t>Public</w:t>
      </w:r>
      <w:proofErr w:type="spellEnd"/>
      <w:r>
        <w:rPr>
          <w:rFonts w:ascii="Times New Roman" w:hAnsi="Times New Roman" w:cs="Times New Roman"/>
          <w:sz w:val="24"/>
          <w:szCs w:val="24"/>
        </w:rPr>
        <w:t xml:space="preserve"> Transport (</w:t>
      </w:r>
      <w:proofErr w:type="spellStart"/>
      <w:r>
        <w:rPr>
          <w:rFonts w:ascii="Times New Roman" w:hAnsi="Times New Roman" w:cs="Times New Roman"/>
          <w:sz w:val="24"/>
          <w:szCs w:val="24"/>
        </w:rPr>
        <w:t>metrobus</w:t>
      </w:r>
      <w:proofErr w:type="spellEnd"/>
      <w:r>
        <w:rPr>
          <w:rFonts w:ascii="Times New Roman" w:hAnsi="Times New Roman" w:cs="Times New Roman"/>
          <w:sz w:val="24"/>
          <w:szCs w:val="24"/>
        </w:rPr>
        <w:t>).</w:t>
      </w:r>
    </w:p>
    <w:p w14:paraId="58FEB020" w14:textId="77777777" w:rsidR="008810B7" w:rsidRDefault="008810B7" w:rsidP="00942D89">
      <w:pPr>
        <w:spacing w:after="0" w:line="240" w:lineRule="auto"/>
        <w:jc w:val="center"/>
        <w:rPr>
          <w:rFonts w:ascii="Times New Roman" w:hAnsi="Times New Roman" w:cs="Times New Roman"/>
          <w:sz w:val="24"/>
          <w:szCs w:val="24"/>
        </w:rPr>
      </w:pPr>
    </w:p>
    <w:p w14:paraId="4815DA95" w14:textId="77777777" w:rsidR="008810B7" w:rsidRDefault="008810B7" w:rsidP="00942D89">
      <w:pPr>
        <w:spacing w:after="0" w:line="240" w:lineRule="auto"/>
        <w:jc w:val="center"/>
        <w:rPr>
          <w:rFonts w:ascii="Times New Roman" w:hAnsi="Times New Roman" w:cs="Times New Roman"/>
          <w:sz w:val="24"/>
          <w:szCs w:val="24"/>
        </w:rPr>
      </w:pPr>
    </w:p>
    <w:p w14:paraId="4588F08C" w14:textId="7F082727" w:rsidR="00AA1C0F" w:rsidRPr="00435332" w:rsidRDefault="00AA1C0F" w:rsidP="00AA1C0F">
      <w:pPr>
        <w:pStyle w:val="Caption"/>
        <w:spacing w:after="120" w:line="360" w:lineRule="auto"/>
        <w:jc w:val="both"/>
        <w:rPr>
          <w:sz w:val="24"/>
          <w:szCs w:val="24"/>
          <w:lang w:val="tr-TR"/>
        </w:rPr>
      </w:pPr>
      <w:r w:rsidRPr="00435332">
        <w:rPr>
          <w:sz w:val="24"/>
          <w:szCs w:val="24"/>
          <w:lang w:val="tr-TR"/>
        </w:rPr>
        <w:t>3.2. Market</w:t>
      </w:r>
    </w:p>
    <w:p w14:paraId="76D303E4" w14:textId="5E11FB4A" w:rsidR="00BD19B9" w:rsidRPr="00435332" w:rsidRDefault="00BD19B9" w:rsidP="009430F3">
      <w:pPr>
        <w:spacing w:line="360" w:lineRule="auto"/>
        <w:jc w:val="both"/>
        <w:rPr>
          <w:rFonts w:ascii="Times New Roman" w:hAnsi="Times New Roman" w:cs="Times New Roman"/>
          <w:sz w:val="24"/>
          <w:szCs w:val="24"/>
        </w:rPr>
      </w:pPr>
      <w:r w:rsidRPr="00435332">
        <w:rPr>
          <w:rFonts w:ascii="Times New Roman" w:hAnsi="Times New Roman" w:cs="Times New Roman"/>
          <w:sz w:val="24"/>
          <w:szCs w:val="24"/>
        </w:rPr>
        <w:t xml:space="preserve">4 farklı markette yapılan ölçümlere ait değerler Şekil </w:t>
      </w:r>
      <w:proofErr w:type="gramStart"/>
      <w:r w:rsidR="000E25B5">
        <w:rPr>
          <w:rFonts w:ascii="Times New Roman" w:hAnsi="Times New Roman" w:cs="Times New Roman"/>
          <w:sz w:val="24"/>
          <w:szCs w:val="24"/>
        </w:rPr>
        <w:t>4</w:t>
      </w:r>
      <w:r w:rsidRPr="00435332">
        <w:rPr>
          <w:rFonts w:ascii="Times New Roman" w:hAnsi="Times New Roman" w:cs="Times New Roman"/>
          <w:sz w:val="24"/>
          <w:szCs w:val="24"/>
        </w:rPr>
        <w:t>’de</w:t>
      </w:r>
      <w:proofErr w:type="gramEnd"/>
      <w:r w:rsidRPr="00435332">
        <w:rPr>
          <w:rFonts w:ascii="Times New Roman" w:hAnsi="Times New Roman" w:cs="Times New Roman"/>
          <w:sz w:val="24"/>
          <w:szCs w:val="24"/>
        </w:rPr>
        <w:t xml:space="preserve"> verilmiştir. Tablo 2 ve şekil </w:t>
      </w:r>
      <w:proofErr w:type="gramStart"/>
      <w:r w:rsidR="000E25B5">
        <w:rPr>
          <w:rFonts w:ascii="Times New Roman" w:hAnsi="Times New Roman" w:cs="Times New Roman"/>
          <w:sz w:val="24"/>
          <w:szCs w:val="24"/>
        </w:rPr>
        <w:t>4</w:t>
      </w:r>
      <w:r w:rsidRPr="00435332">
        <w:rPr>
          <w:rFonts w:ascii="Times New Roman" w:hAnsi="Times New Roman" w:cs="Times New Roman"/>
          <w:sz w:val="24"/>
          <w:szCs w:val="24"/>
        </w:rPr>
        <w:t>’de</w:t>
      </w:r>
      <w:proofErr w:type="gramEnd"/>
      <w:r w:rsidRPr="00435332">
        <w:rPr>
          <w:rFonts w:ascii="Times New Roman" w:hAnsi="Times New Roman" w:cs="Times New Roman"/>
          <w:sz w:val="24"/>
          <w:szCs w:val="24"/>
        </w:rPr>
        <w:t xml:space="preserve"> görüldüğü gibi en yüksek ortalama CO2</w:t>
      </w:r>
      <w:r w:rsidR="005471EC" w:rsidRPr="00435332">
        <w:rPr>
          <w:rFonts w:ascii="Times New Roman" w:hAnsi="Times New Roman" w:cs="Times New Roman"/>
          <w:sz w:val="24"/>
          <w:szCs w:val="24"/>
        </w:rPr>
        <w:t xml:space="preserve"> (904 </w:t>
      </w:r>
      <w:proofErr w:type="spellStart"/>
      <w:r w:rsidR="005471EC" w:rsidRPr="00435332">
        <w:rPr>
          <w:rFonts w:ascii="Times New Roman" w:hAnsi="Times New Roman" w:cs="Times New Roman"/>
          <w:sz w:val="24"/>
          <w:szCs w:val="24"/>
        </w:rPr>
        <w:t>ppm</w:t>
      </w:r>
      <w:proofErr w:type="spellEnd"/>
      <w:r w:rsidR="005471EC" w:rsidRPr="00435332">
        <w:rPr>
          <w:rFonts w:ascii="Times New Roman" w:hAnsi="Times New Roman" w:cs="Times New Roman"/>
          <w:sz w:val="24"/>
          <w:szCs w:val="24"/>
        </w:rPr>
        <w:t>)</w:t>
      </w:r>
      <w:r w:rsidR="00EC377D" w:rsidRPr="00435332">
        <w:rPr>
          <w:rFonts w:ascii="Times New Roman" w:hAnsi="Times New Roman" w:cs="Times New Roman"/>
          <w:sz w:val="24"/>
          <w:szCs w:val="24"/>
        </w:rPr>
        <w:t>, nem (%52) ve en düşük sıcaklık (14oC)</w:t>
      </w:r>
      <w:r w:rsidRPr="00435332">
        <w:rPr>
          <w:rFonts w:ascii="Times New Roman" w:hAnsi="Times New Roman" w:cs="Times New Roman"/>
          <w:sz w:val="24"/>
          <w:szCs w:val="24"/>
        </w:rPr>
        <w:t xml:space="preserve"> </w:t>
      </w:r>
      <w:r w:rsidR="00EC377D" w:rsidRPr="00435332">
        <w:rPr>
          <w:rFonts w:ascii="Times New Roman" w:hAnsi="Times New Roman" w:cs="Times New Roman"/>
          <w:sz w:val="24"/>
          <w:szCs w:val="24"/>
        </w:rPr>
        <w:t xml:space="preserve">değerleri </w:t>
      </w:r>
      <w:r w:rsidRPr="00435332">
        <w:rPr>
          <w:rFonts w:ascii="Times New Roman" w:hAnsi="Times New Roman" w:cs="Times New Roman"/>
          <w:sz w:val="24"/>
          <w:szCs w:val="24"/>
        </w:rPr>
        <w:t>M2’de tespit edilmiştir. Tüm marketlerde merkezi havalandırma mevcuttur</w:t>
      </w:r>
      <w:r w:rsidR="005471EC" w:rsidRPr="00435332">
        <w:rPr>
          <w:rFonts w:ascii="Times New Roman" w:hAnsi="Times New Roman" w:cs="Times New Roman"/>
          <w:sz w:val="24"/>
          <w:szCs w:val="24"/>
        </w:rPr>
        <w:t>,</w:t>
      </w:r>
      <w:r w:rsidRPr="00435332">
        <w:rPr>
          <w:rFonts w:ascii="Times New Roman" w:hAnsi="Times New Roman" w:cs="Times New Roman"/>
          <w:sz w:val="24"/>
          <w:szCs w:val="24"/>
        </w:rPr>
        <w:t xml:space="preserve"> ancak M1, M3 ve </w:t>
      </w:r>
      <w:proofErr w:type="gramStart"/>
      <w:r w:rsidRPr="00435332">
        <w:rPr>
          <w:rFonts w:ascii="Times New Roman" w:hAnsi="Times New Roman" w:cs="Times New Roman"/>
          <w:sz w:val="24"/>
          <w:szCs w:val="24"/>
        </w:rPr>
        <w:t>M4’de</w:t>
      </w:r>
      <w:proofErr w:type="gramEnd"/>
      <w:r w:rsidRPr="00435332">
        <w:rPr>
          <w:rFonts w:ascii="Times New Roman" w:hAnsi="Times New Roman" w:cs="Times New Roman"/>
          <w:sz w:val="24"/>
          <w:szCs w:val="24"/>
        </w:rPr>
        <w:t xml:space="preserve"> </w:t>
      </w:r>
      <w:r w:rsidR="005471EC" w:rsidRPr="00435332">
        <w:rPr>
          <w:rFonts w:ascii="Times New Roman" w:hAnsi="Times New Roman" w:cs="Times New Roman"/>
          <w:sz w:val="24"/>
          <w:szCs w:val="24"/>
        </w:rPr>
        <w:t xml:space="preserve">ölçüm sırasında </w:t>
      </w:r>
      <w:r w:rsidRPr="00435332">
        <w:rPr>
          <w:rFonts w:ascii="Times New Roman" w:hAnsi="Times New Roman" w:cs="Times New Roman"/>
          <w:sz w:val="24"/>
          <w:szCs w:val="24"/>
        </w:rPr>
        <w:t xml:space="preserve">havalandırma sistemi çalışırken, M2’de havalandırmanın çalışmadığı gözlenmiştir. </w:t>
      </w:r>
      <w:r w:rsidR="005471EC" w:rsidRPr="00435332">
        <w:rPr>
          <w:rFonts w:ascii="Times New Roman" w:hAnsi="Times New Roman" w:cs="Times New Roman"/>
          <w:sz w:val="24"/>
          <w:szCs w:val="24"/>
        </w:rPr>
        <w:t>Marketle</w:t>
      </w:r>
      <w:r w:rsidR="00EC377D" w:rsidRPr="00435332">
        <w:rPr>
          <w:rFonts w:ascii="Times New Roman" w:hAnsi="Times New Roman" w:cs="Times New Roman"/>
          <w:sz w:val="24"/>
          <w:szCs w:val="24"/>
        </w:rPr>
        <w:t>r</w:t>
      </w:r>
      <w:r w:rsidR="005471EC" w:rsidRPr="00435332">
        <w:rPr>
          <w:rFonts w:ascii="Times New Roman" w:hAnsi="Times New Roman" w:cs="Times New Roman"/>
          <w:sz w:val="24"/>
          <w:szCs w:val="24"/>
        </w:rPr>
        <w:t xml:space="preserve">deki ortalama insan yoğunluğu benzer değerlerde olmasına rağmen havalandırma sisteminin çalıştırılmıyor olması ve doğal havalanma için sürekli açık kapı (otomatik kapılar mevcuttur) ve pencere bulunmaması ortamda CO2 yoğunlaşmasına sebep olmaktadır. </w:t>
      </w:r>
      <w:r w:rsidR="00EC377D" w:rsidRPr="00435332">
        <w:rPr>
          <w:rFonts w:ascii="Times New Roman" w:hAnsi="Times New Roman" w:cs="Times New Roman"/>
          <w:sz w:val="24"/>
          <w:szCs w:val="24"/>
        </w:rPr>
        <w:t>PM2.5 ölçümleri değerlendirildiğinde tüm ölçümlerde ortalama PM2.5’un 5-10 µg/m</w:t>
      </w:r>
      <w:r w:rsidR="00EC377D" w:rsidRPr="000E25B5">
        <w:rPr>
          <w:rFonts w:ascii="Times New Roman" w:hAnsi="Times New Roman" w:cs="Times New Roman"/>
          <w:sz w:val="24"/>
          <w:szCs w:val="24"/>
          <w:vertAlign w:val="superscript"/>
        </w:rPr>
        <w:t>3</w:t>
      </w:r>
      <w:r w:rsidR="00EC377D" w:rsidRPr="00435332">
        <w:rPr>
          <w:rFonts w:ascii="Times New Roman" w:hAnsi="Times New Roman" w:cs="Times New Roman"/>
          <w:sz w:val="24"/>
          <w:szCs w:val="24"/>
        </w:rPr>
        <w:t xml:space="preserve"> aralığında değiştiği görülmektedir. Farklı zamanlar ve farklı mekanlar olması nedeniyle ve sabit bir arka plan PM2.5 tanımlanamadığından PM2.5 değişimi ile havalandırmanın etkinliğini ortaya koymak mümkün olmamaktadır. </w:t>
      </w:r>
      <w:r w:rsidR="005471EC" w:rsidRPr="00435332">
        <w:rPr>
          <w:rFonts w:ascii="Times New Roman" w:hAnsi="Times New Roman" w:cs="Times New Roman"/>
          <w:sz w:val="24"/>
          <w:szCs w:val="24"/>
        </w:rPr>
        <w:t xml:space="preserve"> </w:t>
      </w:r>
    </w:p>
    <w:p w14:paraId="40E76CEF" w14:textId="65C342DF" w:rsidR="009B4FB7" w:rsidRDefault="00EC377D" w:rsidP="008C1665">
      <w:pPr>
        <w:spacing w:after="12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42FCA01" wp14:editId="5240AA42">
            <wp:extent cx="2686635" cy="1477670"/>
            <wp:effectExtent l="0" t="0" r="0" b="8255"/>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94126" cy="1481790"/>
                    </a:xfrm>
                    <a:prstGeom prst="rect">
                      <a:avLst/>
                    </a:prstGeom>
                    <a:noFill/>
                  </pic:spPr>
                </pic:pic>
              </a:graphicData>
            </a:graphic>
          </wp:inline>
        </w:drawing>
      </w:r>
      <w:r w:rsidR="00DB5AF0">
        <w:rPr>
          <w:rFonts w:ascii="Times New Roman" w:hAnsi="Times New Roman" w:cs="Times New Roman"/>
          <w:noProof/>
          <w:sz w:val="24"/>
          <w:szCs w:val="24"/>
        </w:rPr>
        <w:drawing>
          <wp:inline distT="0" distB="0" distL="0" distR="0" wp14:anchorId="0EE95512" wp14:editId="28714C7D">
            <wp:extent cx="2670048" cy="1489803"/>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79454" cy="1495051"/>
                    </a:xfrm>
                    <a:prstGeom prst="rect">
                      <a:avLst/>
                    </a:prstGeom>
                    <a:noFill/>
                  </pic:spPr>
                </pic:pic>
              </a:graphicData>
            </a:graphic>
          </wp:inline>
        </w:drawing>
      </w:r>
      <w:r w:rsidR="008C1665">
        <w:rPr>
          <w:rFonts w:ascii="Times New Roman" w:hAnsi="Times New Roman" w:cs="Times New Roman"/>
          <w:noProof/>
          <w:sz w:val="24"/>
          <w:szCs w:val="24"/>
        </w:rPr>
        <w:drawing>
          <wp:inline distT="0" distB="0" distL="0" distR="0" wp14:anchorId="2D8D8B8C" wp14:editId="7ABE86DA">
            <wp:extent cx="2684678" cy="1494271"/>
            <wp:effectExtent l="0" t="0" r="1905"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95879" cy="1500506"/>
                    </a:xfrm>
                    <a:prstGeom prst="rect">
                      <a:avLst/>
                    </a:prstGeom>
                    <a:noFill/>
                  </pic:spPr>
                </pic:pic>
              </a:graphicData>
            </a:graphic>
          </wp:inline>
        </w:drawing>
      </w:r>
      <w:r w:rsidR="008C1665">
        <w:rPr>
          <w:rFonts w:ascii="Times New Roman" w:hAnsi="Times New Roman" w:cs="Times New Roman"/>
          <w:noProof/>
          <w:sz w:val="24"/>
          <w:szCs w:val="24"/>
        </w:rPr>
        <w:drawing>
          <wp:inline distT="0" distB="0" distL="0" distR="0" wp14:anchorId="1ADB902D" wp14:editId="7BB00A48">
            <wp:extent cx="2654851" cy="1477670"/>
            <wp:effectExtent l="0" t="0" r="0" b="8255"/>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84792" cy="1494335"/>
                    </a:xfrm>
                    <a:prstGeom prst="rect">
                      <a:avLst/>
                    </a:prstGeom>
                    <a:noFill/>
                  </pic:spPr>
                </pic:pic>
              </a:graphicData>
            </a:graphic>
          </wp:inline>
        </w:drawing>
      </w:r>
    </w:p>
    <w:p w14:paraId="2E19CA3C" w14:textId="79211098" w:rsidR="008A0CFB" w:rsidRDefault="008C1665" w:rsidP="00DB5AF0">
      <w:pPr>
        <w:spacing w:after="120" w:line="360" w:lineRule="auto"/>
        <w:jc w:val="both"/>
        <w:rPr>
          <w:rFonts w:ascii="Times New Roman" w:hAnsi="Times New Roman" w:cs="Times New Roman"/>
          <w:sz w:val="24"/>
          <w:szCs w:val="24"/>
        </w:rPr>
      </w:pPr>
      <w:proofErr w:type="spellStart"/>
      <w:r w:rsidRPr="008C1665">
        <w:rPr>
          <w:rFonts w:ascii="Times New Roman" w:hAnsi="Times New Roman" w:cs="Times New Roman"/>
          <w:sz w:val="24"/>
          <w:szCs w:val="24"/>
        </w:rPr>
        <w:t>Figure</w:t>
      </w:r>
      <w:proofErr w:type="spellEnd"/>
      <w:r w:rsidRPr="008C1665">
        <w:rPr>
          <w:rFonts w:ascii="Times New Roman" w:hAnsi="Times New Roman" w:cs="Times New Roman"/>
          <w:sz w:val="24"/>
          <w:szCs w:val="24"/>
        </w:rPr>
        <w:t xml:space="preserve"> </w:t>
      </w:r>
      <w:r w:rsidR="000E25B5">
        <w:rPr>
          <w:rFonts w:ascii="Times New Roman" w:hAnsi="Times New Roman" w:cs="Times New Roman"/>
          <w:sz w:val="24"/>
          <w:szCs w:val="24"/>
        </w:rPr>
        <w:t>4</w:t>
      </w:r>
      <w:r w:rsidRPr="008C1665">
        <w:rPr>
          <w:rFonts w:ascii="Times New Roman" w:hAnsi="Times New Roman" w:cs="Times New Roman"/>
          <w:sz w:val="24"/>
          <w:szCs w:val="24"/>
        </w:rPr>
        <w:t xml:space="preserve">: CO2 </w:t>
      </w:r>
      <w:proofErr w:type="spellStart"/>
      <w:r w:rsidRPr="008C1665">
        <w:rPr>
          <w:rFonts w:ascii="Times New Roman" w:hAnsi="Times New Roman" w:cs="Times New Roman"/>
          <w:sz w:val="24"/>
          <w:szCs w:val="24"/>
        </w:rPr>
        <w:t>and</w:t>
      </w:r>
      <w:proofErr w:type="spellEnd"/>
      <w:r w:rsidRPr="008C1665">
        <w:rPr>
          <w:rFonts w:ascii="Times New Roman" w:hAnsi="Times New Roman" w:cs="Times New Roman"/>
          <w:sz w:val="24"/>
          <w:szCs w:val="24"/>
        </w:rPr>
        <w:t xml:space="preserve"> PM2.5 </w:t>
      </w:r>
      <w:proofErr w:type="spellStart"/>
      <w:r w:rsidRPr="008C1665">
        <w:rPr>
          <w:rFonts w:ascii="Times New Roman" w:hAnsi="Times New Roman" w:cs="Times New Roman"/>
          <w:sz w:val="24"/>
          <w:szCs w:val="24"/>
        </w:rPr>
        <w:t>concentration</w:t>
      </w:r>
      <w:proofErr w:type="spellEnd"/>
      <w:r w:rsidRPr="008C1665">
        <w:rPr>
          <w:rFonts w:ascii="Times New Roman" w:hAnsi="Times New Roman" w:cs="Times New Roman"/>
          <w:sz w:val="24"/>
          <w:szCs w:val="24"/>
        </w:rPr>
        <w:t xml:space="preserve"> </w:t>
      </w:r>
      <w:proofErr w:type="spellStart"/>
      <w:r w:rsidRPr="008C1665">
        <w:rPr>
          <w:rFonts w:ascii="Times New Roman" w:hAnsi="Times New Roman" w:cs="Times New Roman"/>
          <w:sz w:val="24"/>
          <w:szCs w:val="24"/>
        </w:rPr>
        <w:t>changes</w:t>
      </w:r>
      <w:proofErr w:type="spellEnd"/>
      <w:r w:rsidRPr="008C1665">
        <w:rPr>
          <w:rFonts w:ascii="Times New Roman" w:hAnsi="Times New Roman" w:cs="Times New Roman"/>
          <w:sz w:val="24"/>
          <w:szCs w:val="24"/>
        </w:rPr>
        <w:t xml:space="preserve"> in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indoor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air</w:t>
      </w:r>
      <w:proofErr w:type="spellEnd"/>
      <w:r>
        <w:rPr>
          <w:rFonts w:ascii="Times New Roman" w:hAnsi="Times New Roman" w:cs="Times New Roman"/>
          <w:sz w:val="24"/>
          <w:szCs w:val="24"/>
        </w:rPr>
        <w:t xml:space="preserve"> of </w:t>
      </w:r>
      <w:proofErr w:type="spellStart"/>
      <w:r>
        <w:rPr>
          <w:rFonts w:ascii="Times New Roman" w:hAnsi="Times New Roman" w:cs="Times New Roman"/>
          <w:sz w:val="24"/>
          <w:szCs w:val="24"/>
        </w:rPr>
        <w:t>Markets</w:t>
      </w:r>
      <w:proofErr w:type="spellEnd"/>
      <w:r>
        <w:rPr>
          <w:rFonts w:ascii="Times New Roman" w:hAnsi="Times New Roman" w:cs="Times New Roman"/>
          <w:sz w:val="24"/>
          <w:szCs w:val="24"/>
        </w:rPr>
        <w:t>.</w:t>
      </w:r>
    </w:p>
    <w:p w14:paraId="0486928E" w14:textId="39B10477" w:rsidR="00610E55" w:rsidRDefault="00610E55" w:rsidP="00DB5AF0">
      <w:pPr>
        <w:spacing w:after="120" w:line="360" w:lineRule="auto"/>
        <w:jc w:val="both"/>
        <w:rPr>
          <w:rFonts w:ascii="Times New Roman" w:hAnsi="Times New Roman" w:cs="Times New Roman"/>
          <w:sz w:val="24"/>
          <w:szCs w:val="24"/>
        </w:rPr>
      </w:pPr>
    </w:p>
    <w:p w14:paraId="74BE9FBB" w14:textId="7A86C912" w:rsidR="001767A0" w:rsidRDefault="00610E55" w:rsidP="00610E55">
      <w:pPr>
        <w:spacing w:after="120" w:line="360" w:lineRule="auto"/>
        <w:jc w:val="both"/>
        <w:rPr>
          <w:rFonts w:ascii="Times New Roman" w:hAnsi="Times New Roman" w:cs="Times New Roman"/>
          <w:sz w:val="24"/>
          <w:szCs w:val="24"/>
        </w:rPr>
      </w:pPr>
      <w:r w:rsidRPr="00AA1C0F">
        <w:rPr>
          <w:rFonts w:ascii="Times New Roman" w:hAnsi="Times New Roman" w:cs="Times New Roman"/>
          <w:sz w:val="24"/>
          <w:szCs w:val="24"/>
        </w:rPr>
        <w:t xml:space="preserve">Şekil </w:t>
      </w:r>
      <w:proofErr w:type="gramStart"/>
      <w:r>
        <w:rPr>
          <w:rFonts w:ascii="Times New Roman" w:hAnsi="Times New Roman" w:cs="Times New Roman"/>
          <w:sz w:val="24"/>
          <w:szCs w:val="24"/>
        </w:rPr>
        <w:t>5</w:t>
      </w:r>
      <w:r w:rsidRPr="00AA1C0F">
        <w:rPr>
          <w:rFonts w:ascii="Times New Roman" w:hAnsi="Times New Roman" w:cs="Times New Roman"/>
          <w:sz w:val="24"/>
          <w:szCs w:val="24"/>
        </w:rPr>
        <w:t>’de</w:t>
      </w:r>
      <w:proofErr w:type="gramEnd"/>
      <w:r w:rsidRPr="00AA1C0F">
        <w:rPr>
          <w:rFonts w:ascii="Times New Roman" w:hAnsi="Times New Roman" w:cs="Times New Roman"/>
          <w:sz w:val="24"/>
          <w:szCs w:val="24"/>
        </w:rPr>
        <w:t xml:space="preserve"> </w:t>
      </w:r>
      <w:r>
        <w:rPr>
          <w:rFonts w:ascii="Times New Roman" w:hAnsi="Times New Roman" w:cs="Times New Roman"/>
          <w:sz w:val="24"/>
          <w:szCs w:val="24"/>
        </w:rPr>
        <w:t>marketlerde</w:t>
      </w:r>
      <w:r w:rsidRPr="00AA1C0F">
        <w:rPr>
          <w:rFonts w:ascii="Times New Roman" w:hAnsi="Times New Roman" w:cs="Times New Roman"/>
          <w:sz w:val="24"/>
          <w:szCs w:val="24"/>
        </w:rPr>
        <w:t xml:space="preserve"> yapılan ölçümlerde tüm parametrelerin değişimi arasındaki korelasyon verilmiştir. </w:t>
      </w:r>
      <w:r w:rsidR="00925DA2">
        <w:rPr>
          <w:rFonts w:ascii="Times New Roman" w:hAnsi="Times New Roman" w:cs="Times New Roman"/>
          <w:sz w:val="24"/>
          <w:szCs w:val="24"/>
        </w:rPr>
        <w:t xml:space="preserve">Tüm market ölçümlerinde sıcaklık ile CO2 arasında anlamlı bir korelasyon (R </w:t>
      </w:r>
      <w:proofErr w:type="spellStart"/>
      <w:r w:rsidR="00925DA2">
        <w:rPr>
          <w:rFonts w:ascii="Times New Roman" w:hAnsi="Times New Roman" w:cs="Times New Roman"/>
          <w:sz w:val="24"/>
          <w:szCs w:val="24"/>
        </w:rPr>
        <w:t>from</w:t>
      </w:r>
      <w:proofErr w:type="spellEnd"/>
      <w:r w:rsidR="00925DA2">
        <w:rPr>
          <w:rFonts w:ascii="Times New Roman" w:hAnsi="Times New Roman" w:cs="Times New Roman"/>
          <w:sz w:val="24"/>
          <w:szCs w:val="24"/>
        </w:rPr>
        <w:t xml:space="preserve"> 0.0.75 </w:t>
      </w:r>
      <w:proofErr w:type="spellStart"/>
      <w:r w:rsidR="00925DA2">
        <w:rPr>
          <w:rFonts w:ascii="Times New Roman" w:hAnsi="Times New Roman" w:cs="Times New Roman"/>
          <w:sz w:val="24"/>
          <w:szCs w:val="24"/>
        </w:rPr>
        <w:t>to</w:t>
      </w:r>
      <w:proofErr w:type="spellEnd"/>
      <w:r w:rsidR="00925DA2">
        <w:rPr>
          <w:rFonts w:ascii="Times New Roman" w:hAnsi="Times New Roman" w:cs="Times New Roman"/>
          <w:sz w:val="24"/>
          <w:szCs w:val="24"/>
        </w:rPr>
        <w:t xml:space="preserve"> 0.95-p&lt;0.05) olduğu görülmektedir. </w:t>
      </w:r>
      <w:r w:rsidRPr="00AA1C0F">
        <w:rPr>
          <w:rFonts w:ascii="Times New Roman" w:hAnsi="Times New Roman" w:cs="Times New Roman"/>
          <w:sz w:val="24"/>
          <w:szCs w:val="24"/>
        </w:rPr>
        <w:t xml:space="preserve">Ancak </w:t>
      </w:r>
      <w:r w:rsidR="00925DA2">
        <w:rPr>
          <w:rFonts w:ascii="Times New Roman" w:hAnsi="Times New Roman" w:cs="Times New Roman"/>
          <w:sz w:val="24"/>
          <w:szCs w:val="24"/>
        </w:rPr>
        <w:t xml:space="preserve">PM2.5 ile sıcaklık arasında bir ilişki bulunmamaktadır. </w:t>
      </w:r>
      <w:r w:rsidR="001767A0">
        <w:rPr>
          <w:rFonts w:ascii="Times New Roman" w:hAnsi="Times New Roman" w:cs="Times New Roman"/>
          <w:sz w:val="24"/>
          <w:szCs w:val="24"/>
        </w:rPr>
        <w:t xml:space="preserve">Ayni şekilde CO2 ile nem arasında orta düzeyde bir korelasyon görülürken PM2.5 ile M1 hariç anlamlı bir korelasyon görülmemiştir. PM2.5 ile CO2 arasında M1 ve M4 ölçümlerinde orta düzeyde bir korelasyon görülürken M2 ve </w:t>
      </w:r>
      <w:proofErr w:type="gramStart"/>
      <w:r w:rsidR="001767A0">
        <w:rPr>
          <w:rFonts w:ascii="Times New Roman" w:hAnsi="Times New Roman" w:cs="Times New Roman"/>
          <w:sz w:val="24"/>
          <w:szCs w:val="24"/>
        </w:rPr>
        <w:t>M3’de</w:t>
      </w:r>
      <w:proofErr w:type="gramEnd"/>
      <w:r w:rsidR="001767A0">
        <w:rPr>
          <w:rFonts w:ascii="Times New Roman" w:hAnsi="Times New Roman" w:cs="Times New Roman"/>
          <w:sz w:val="24"/>
          <w:szCs w:val="24"/>
        </w:rPr>
        <w:t xml:space="preserve"> önemli bir ilişki tespit edilmemiştir. </w:t>
      </w:r>
    </w:p>
    <w:p w14:paraId="12FCD74B" w14:textId="77777777" w:rsidR="001767A0" w:rsidRDefault="001767A0" w:rsidP="00610E55">
      <w:pPr>
        <w:spacing w:after="120" w:line="360" w:lineRule="auto"/>
        <w:jc w:val="both"/>
        <w:rPr>
          <w:rFonts w:ascii="Times New Roman" w:hAnsi="Times New Roman" w:cs="Times New Roman"/>
          <w:sz w:val="24"/>
          <w:szCs w:val="24"/>
        </w:rPr>
      </w:pPr>
    </w:p>
    <w:p w14:paraId="57050985" w14:textId="77777777" w:rsidR="00610E55" w:rsidRPr="008E710F" w:rsidRDefault="00610E55" w:rsidP="00DB5AF0">
      <w:pPr>
        <w:spacing w:after="120" w:line="360" w:lineRule="auto"/>
        <w:jc w:val="both"/>
        <w:rPr>
          <w:b/>
          <w:bCs/>
          <w:noProof/>
          <w:sz w:val="24"/>
          <w:szCs w:val="24"/>
        </w:rPr>
      </w:pPr>
    </w:p>
    <w:p w14:paraId="72BC62ED" w14:textId="6325A639" w:rsidR="008A0CFB" w:rsidRDefault="006074EE" w:rsidP="006074EE">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4295D6E" wp14:editId="66949645">
            <wp:extent cx="2704775" cy="1628775"/>
            <wp:effectExtent l="0" t="0" r="635"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07032" cy="1630134"/>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0BB3857E" wp14:editId="0FA0C26F">
            <wp:extent cx="2688957" cy="161925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4287" cy="1628482"/>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058FB2DC" wp14:editId="2C9BD841">
            <wp:extent cx="2705100" cy="1625908"/>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18995" cy="1634260"/>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64EB1622" wp14:editId="6DBC4878">
            <wp:extent cx="2684145" cy="1613313"/>
            <wp:effectExtent l="0" t="0" r="1905" b="635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94539" cy="1619561"/>
                    </a:xfrm>
                    <a:prstGeom prst="rect">
                      <a:avLst/>
                    </a:prstGeom>
                    <a:noFill/>
                  </pic:spPr>
                </pic:pic>
              </a:graphicData>
            </a:graphic>
          </wp:inline>
        </w:drawing>
      </w:r>
    </w:p>
    <w:p w14:paraId="0E780147" w14:textId="0C3FD3A0" w:rsidR="009430F3" w:rsidRDefault="006074EE" w:rsidP="006074EE">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348AC17" wp14:editId="435C636A">
            <wp:extent cx="2704465" cy="1630611"/>
            <wp:effectExtent l="0" t="0" r="635" b="825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15113" cy="1637031"/>
                    </a:xfrm>
                    <a:prstGeom prst="rect">
                      <a:avLst/>
                    </a:prstGeom>
                    <a:noFill/>
                  </pic:spPr>
                </pic:pic>
              </a:graphicData>
            </a:graphic>
          </wp:inline>
        </w:drawing>
      </w:r>
    </w:p>
    <w:p w14:paraId="2B922BD8" w14:textId="76A078FB" w:rsidR="006074EE" w:rsidRDefault="006074EE" w:rsidP="006074EE">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Figure</w:t>
      </w:r>
      <w:proofErr w:type="spellEnd"/>
      <w:r>
        <w:rPr>
          <w:rFonts w:ascii="Times New Roman" w:hAnsi="Times New Roman" w:cs="Times New Roman"/>
          <w:sz w:val="24"/>
          <w:szCs w:val="24"/>
        </w:rPr>
        <w:t xml:space="preserve"> 5: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correlation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parameters</w:t>
      </w:r>
      <w:proofErr w:type="spellEnd"/>
      <w:r>
        <w:rPr>
          <w:rFonts w:ascii="Times New Roman" w:hAnsi="Times New Roman" w:cs="Times New Roman"/>
          <w:sz w:val="24"/>
          <w:szCs w:val="24"/>
        </w:rPr>
        <w:t xml:space="preserve">: CO2, PM2.5, </w:t>
      </w:r>
      <w:proofErr w:type="spellStart"/>
      <w:r>
        <w:rPr>
          <w:rFonts w:ascii="Times New Roman" w:hAnsi="Times New Roman" w:cs="Times New Roman"/>
          <w:sz w:val="24"/>
          <w:szCs w:val="24"/>
        </w:rPr>
        <w:t>temperature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humidity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measured</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sidR="00E30044">
        <w:rPr>
          <w:rFonts w:ascii="Times New Roman" w:hAnsi="Times New Roman" w:cs="Times New Roman"/>
          <w:sz w:val="24"/>
          <w:szCs w:val="24"/>
        </w:rPr>
        <w:t>markets</w:t>
      </w:r>
      <w:proofErr w:type="spellEnd"/>
      <w:r>
        <w:rPr>
          <w:rFonts w:ascii="Times New Roman" w:hAnsi="Times New Roman" w:cs="Times New Roman"/>
          <w:sz w:val="24"/>
          <w:szCs w:val="24"/>
        </w:rPr>
        <w:t>.</w:t>
      </w:r>
    </w:p>
    <w:p w14:paraId="2109635B" w14:textId="00356511" w:rsidR="009430F3" w:rsidRDefault="009430F3" w:rsidP="008E710F">
      <w:pPr>
        <w:spacing w:line="360" w:lineRule="auto"/>
        <w:jc w:val="both"/>
        <w:rPr>
          <w:rFonts w:ascii="Times New Roman" w:hAnsi="Times New Roman" w:cs="Times New Roman"/>
          <w:sz w:val="24"/>
          <w:szCs w:val="24"/>
        </w:rPr>
      </w:pPr>
    </w:p>
    <w:p w14:paraId="55A0F2DB" w14:textId="2DE79D59" w:rsidR="000E25B5" w:rsidRPr="00435332" w:rsidRDefault="000E25B5" w:rsidP="000E25B5">
      <w:pPr>
        <w:pStyle w:val="Caption"/>
        <w:spacing w:after="120" w:line="360" w:lineRule="auto"/>
        <w:jc w:val="both"/>
        <w:rPr>
          <w:sz w:val="24"/>
          <w:szCs w:val="24"/>
          <w:lang w:val="tr-TR"/>
        </w:rPr>
      </w:pPr>
      <w:r w:rsidRPr="00435332">
        <w:rPr>
          <w:sz w:val="24"/>
          <w:szCs w:val="24"/>
          <w:lang w:val="tr-TR"/>
        </w:rPr>
        <w:t>3.</w:t>
      </w:r>
      <w:r>
        <w:rPr>
          <w:sz w:val="24"/>
          <w:szCs w:val="24"/>
          <w:lang w:val="tr-TR"/>
        </w:rPr>
        <w:t>3</w:t>
      </w:r>
      <w:r w:rsidRPr="00435332">
        <w:rPr>
          <w:sz w:val="24"/>
          <w:szCs w:val="24"/>
          <w:lang w:val="tr-TR"/>
        </w:rPr>
        <w:t xml:space="preserve">. </w:t>
      </w:r>
      <w:proofErr w:type="spellStart"/>
      <w:r>
        <w:rPr>
          <w:sz w:val="24"/>
          <w:szCs w:val="24"/>
          <w:lang w:val="tr-TR"/>
        </w:rPr>
        <w:t>Shopping</w:t>
      </w:r>
      <w:proofErr w:type="spellEnd"/>
      <w:r>
        <w:rPr>
          <w:sz w:val="24"/>
          <w:szCs w:val="24"/>
          <w:lang w:val="tr-TR"/>
        </w:rPr>
        <w:t xml:space="preserve"> Center</w:t>
      </w:r>
    </w:p>
    <w:p w14:paraId="1B72E9D6" w14:textId="42B56AFF" w:rsidR="009430F3" w:rsidRPr="00754C8C" w:rsidRDefault="005F5851" w:rsidP="008E710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Şekil 6’da </w:t>
      </w:r>
      <w:proofErr w:type="spellStart"/>
      <w:r>
        <w:rPr>
          <w:rFonts w:ascii="Times New Roman" w:hAnsi="Times New Roman" w:cs="Times New Roman"/>
          <w:sz w:val="24"/>
          <w:szCs w:val="24"/>
        </w:rPr>
        <w:t>shopping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center’larda</w:t>
      </w:r>
      <w:proofErr w:type="spellEnd"/>
      <w:r>
        <w:rPr>
          <w:rFonts w:ascii="Times New Roman" w:hAnsi="Times New Roman" w:cs="Times New Roman"/>
          <w:sz w:val="24"/>
          <w:szCs w:val="24"/>
        </w:rPr>
        <w:t xml:space="preserve"> ölçülen CO2 ve PM2.5 değişimi verilmiştir. </w:t>
      </w:r>
      <w:r w:rsidR="00754C8C">
        <w:rPr>
          <w:rFonts w:ascii="Times New Roman" w:hAnsi="Times New Roman" w:cs="Times New Roman"/>
          <w:sz w:val="24"/>
          <w:szCs w:val="24"/>
        </w:rPr>
        <w:t xml:space="preserve">CO2 seviyesinin 500-600 </w:t>
      </w:r>
      <w:proofErr w:type="spellStart"/>
      <w:r w:rsidR="00754C8C">
        <w:rPr>
          <w:rFonts w:ascii="Times New Roman" w:hAnsi="Times New Roman" w:cs="Times New Roman"/>
          <w:sz w:val="24"/>
          <w:szCs w:val="24"/>
        </w:rPr>
        <w:t>ppm</w:t>
      </w:r>
      <w:proofErr w:type="spellEnd"/>
      <w:r w:rsidR="00754C8C">
        <w:rPr>
          <w:rFonts w:ascii="Times New Roman" w:hAnsi="Times New Roman" w:cs="Times New Roman"/>
          <w:sz w:val="24"/>
          <w:szCs w:val="24"/>
        </w:rPr>
        <w:t xml:space="preserve"> olduğu ve ölçüm süresince genel sapmasının 5 </w:t>
      </w:r>
      <w:proofErr w:type="spellStart"/>
      <w:r w:rsidR="00754C8C">
        <w:rPr>
          <w:rFonts w:ascii="Times New Roman" w:hAnsi="Times New Roman" w:cs="Times New Roman"/>
          <w:sz w:val="24"/>
          <w:szCs w:val="24"/>
        </w:rPr>
        <w:t>ppm</w:t>
      </w:r>
      <w:proofErr w:type="spellEnd"/>
      <w:r w:rsidR="00754C8C">
        <w:rPr>
          <w:rFonts w:ascii="Times New Roman" w:hAnsi="Times New Roman" w:cs="Times New Roman"/>
          <w:sz w:val="24"/>
          <w:szCs w:val="24"/>
        </w:rPr>
        <w:t xml:space="preserve"> düzeyinde olduğu görülmektedir. Ancak PM2.5 SC1, SC2 ve </w:t>
      </w:r>
      <w:proofErr w:type="gramStart"/>
      <w:r w:rsidR="00754C8C">
        <w:rPr>
          <w:rFonts w:ascii="Times New Roman" w:hAnsi="Times New Roman" w:cs="Times New Roman"/>
          <w:sz w:val="24"/>
          <w:szCs w:val="24"/>
        </w:rPr>
        <w:t>SC3’de</w:t>
      </w:r>
      <w:proofErr w:type="gramEnd"/>
      <w:r w:rsidR="00754C8C">
        <w:rPr>
          <w:rFonts w:ascii="Times New Roman" w:hAnsi="Times New Roman" w:cs="Times New Roman"/>
          <w:sz w:val="24"/>
          <w:szCs w:val="24"/>
        </w:rPr>
        <w:t xml:space="preserve"> 10-17 </w:t>
      </w:r>
      <w:r w:rsidR="00754C8C" w:rsidRPr="00435332">
        <w:rPr>
          <w:rFonts w:ascii="Times New Roman" w:hAnsi="Times New Roman" w:cs="Times New Roman"/>
          <w:sz w:val="24"/>
          <w:szCs w:val="24"/>
        </w:rPr>
        <w:t>µg/m</w:t>
      </w:r>
      <w:r w:rsidR="00754C8C" w:rsidRPr="000E25B5">
        <w:rPr>
          <w:rFonts w:ascii="Times New Roman" w:hAnsi="Times New Roman" w:cs="Times New Roman"/>
          <w:sz w:val="24"/>
          <w:szCs w:val="24"/>
          <w:vertAlign w:val="superscript"/>
        </w:rPr>
        <w:t>3</w:t>
      </w:r>
      <w:r w:rsidR="00754C8C" w:rsidRPr="00435332">
        <w:rPr>
          <w:rFonts w:ascii="Times New Roman" w:hAnsi="Times New Roman" w:cs="Times New Roman"/>
          <w:sz w:val="24"/>
          <w:szCs w:val="24"/>
        </w:rPr>
        <w:t xml:space="preserve"> aralığında</w:t>
      </w:r>
      <w:r w:rsidR="00754C8C">
        <w:rPr>
          <w:rFonts w:ascii="Times New Roman" w:hAnsi="Times New Roman" w:cs="Times New Roman"/>
          <w:sz w:val="24"/>
          <w:szCs w:val="24"/>
        </w:rPr>
        <w:t xml:space="preserve"> değişirken SC4’de 30</w:t>
      </w:r>
      <w:r w:rsidR="00754C8C" w:rsidRPr="00754C8C">
        <w:rPr>
          <w:rFonts w:ascii="Times New Roman" w:hAnsi="Times New Roman" w:cs="Times New Roman"/>
          <w:sz w:val="24"/>
          <w:szCs w:val="24"/>
        </w:rPr>
        <w:t xml:space="preserve"> </w:t>
      </w:r>
      <w:r w:rsidR="00754C8C" w:rsidRPr="00435332">
        <w:rPr>
          <w:rFonts w:ascii="Times New Roman" w:hAnsi="Times New Roman" w:cs="Times New Roman"/>
          <w:sz w:val="24"/>
          <w:szCs w:val="24"/>
        </w:rPr>
        <w:t>µg/m</w:t>
      </w:r>
      <w:r w:rsidR="00754C8C" w:rsidRPr="000E25B5">
        <w:rPr>
          <w:rFonts w:ascii="Times New Roman" w:hAnsi="Times New Roman" w:cs="Times New Roman"/>
          <w:sz w:val="24"/>
          <w:szCs w:val="24"/>
          <w:vertAlign w:val="superscript"/>
        </w:rPr>
        <w:t>3</w:t>
      </w:r>
      <w:r w:rsidR="00754C8C">
        <w:rPr>
          <w:rFonts w:ascii="Times New Roman" w:hAnsi="Times New Roman" w:cs="Times New Roman"/>
          <w:sz w:val="24"/>
          <w:szCs w:val="24"/>
        </w:rPr>
        <w:t xml:space="preserve"> tespit edilmiştir. SC ölçümlerinde genel olarak dış ortam PM2.5 konsantrasyonu yaklaşık 10 </w:t>
      </w:r>
      <w:r w:rsidR="00754C8C" w:rsidRPr="00435332">
        <w:rPr>
          <w:rFonts w:ascii="Times New Roman" w:hAnsi="Times New Roman" w:cs="Times New Roman"/>
          <w:sz w:val="24"/>
          <w:szCs w:val="24"/>
        </w:rPr>
        <w:t>µg/m</w:t>
      </w:r>
      <w:r w:rsidR="00754C8C" w:rsidRPr="000E25B5">
        <w:rPr>
          <w:rFonts w:ascii="Times New Roman" w:hAnsi="Times New Roman" w:cs="Times New Roman"/>
          <w:sz w:val="24"/>
          <w:szCs w:val="24"/>
          <w:vertAlign w:val="superscript"/>
        </w:rPr>
        <w:t>3</w:t>
      </w:r>
      <w:r w:rsidR="00754C8C" w:rsidRPr="00435332">
        <w:rPr>
          <w:rFonts w:ascii="Times New Roman" w:hAnsi="Times New Roman" w:cs="Times New Roman"/>
          <w:sz w:val="24"/>
          <w:szCs w:val="24"/>
        </w:rPr>
        <w:t xml:space="preserve"> </w:t>
      </w:r>
      <w:r w:rsidR="00754C8C">
        <w:rPr>
          <w:rFonts w:ascii="Times New Roman" w:hAnsi="Times New Roman" w:cs="Times New Roman"/>
          <w:sz w:val="24"/>
          <w:szCs w:val="24"/>
        </w:rPr>
        <w:t xml:space="preserve">iken, SC4 ölçümü yapıldığı sırada 21 </w:t>
      </w:r>
      <w:r w:rsidR="00754C8C" w:rsidRPr="00435332">
        <w:rPr>
          <w:rFonts w:ascii="Times New Roman" w:hAnsi="Times New Roman" w:cs="Times New Roman"/>
          <w:sz w:val="24"/>
          <w:szCs w:val="24"/>
        </w:rPr>
        <w:t>µg/m</w:t>
      </w:r>
      <w:r w:rsidR="00754C8C" w:rsidRPr="000E25B5">
        <w:rPr>
          <w:rFonts w:ascii="Times New Roman" w:hAnsi="Times New Roman" w:cs="Times New Roman"/>
          <w:sz w:val="24"/>
          <w:szCs w:val="24"/>
          <w:vertAlign w:val="superscript"/>
        </w:rPr>
        <w:t>3</w:t>
      </w:r>
      <w:r w:rsidR="00754C8C">
        <w:rPr>
          <w:rFonts w:ascii="Times New Roman" w:hAnsi="Times New Roman" w:cs="Times New Roman"/>
          <w:sz w:val="24"/>
          <w:szCs w:val="24"/>
        </w:rPr>
        <w:t xml:space="preserve"> olduğu görülmektedir. SC iç ortamlarındaki PM2.5 konsantrasyonları genel olarak dış ortama kıyasla yaklaşık </w:t>
      </w:r>
      <w:proofErr w:type="gramStart"/>
      <w:r w:rsidR="00754C8C">
        <w:rPr>
          <w:rFonts w:ascii="Times New Roman" w:hAnsi="Times New Roman" w:cs="Times New Roman"/>
          <w:sz w:val="24"/>
          <w:szCs w:val="24"/>
        </w:rPr>
        <w:t>1.5</w:t>
      </w:r>
      <w:proofErr w:type="gramEnd"/>
      <w:r w:rsidR="00754C8C">
        <w:rPr>
          <w:rFonts w:ascii="Times New Roman" w:hAnsi="Times New Roman" w:cs="Times New Roman"/>
          <w:sz w:val="24"/>
          <w:szCs w:val="24"/>
        </w:rPr>
        <w:t xml:space="preserve"> kat fazladır. Salgın tedbirleri kapsamında ölçüm sürecinde tüm SC </w:t>
      </w:r>
      <w:proofErr w:type="spellStart"/>
      <w:r w:rsidR="00754C8C">
        <w:rPr>
          <w:rFonts w:ascii="Times New Roman" w:hAnsi="Times New Roman" w:cs="Times New Roman"/>
          <w:sz w:val="24"/>
          <w:szCs w:val="24"/>
        </w:rPr>
        <w:t>larda</w:t>
      </w:r>
      <w:proofErr w:type="spellEnd"/>
      <w:r w:rsidR="00754C8C">
        <w:rPr>
          <w:rFonts w:ascii="Times New Roman" w:hAnsi="Times New Roman" w:cs="Times New Roman"/>
          <w:sz w:val="24"/>
          <w:szCs w:val="24"/>
        </w:rPr>
        <w:t xml:space="preserve"> merkezi havalandırmalar %100 dış ortam havası ile çalıştırılmaktadır. Bu durum iç ortamlarda insan yoğunluğu olmasına rağmen iyi bir havalandırma sağlarken </w:t>
      </w:r>
      <w:r w:rsidR="00D30898">
        <w:rPr>
          <w:rFonts w:ascii="Times New Roman" w:hAnsi="Times New Roman" w:cs="Times New Roman"/>
          <w:sz w:val="24"/>
          <w:szCs w:val="24"/>
        </w:rPr>
        <w:t xml:space="preserve">dış ortamdaki kirli havanın iç ortamda birikimine sebep olmaktadır. Bu nedenle SC </w:t>
      </w:r>
      <w:proofErr w:type="spellStart"/>
      <w:r w:rsidR="00D30898">
        <w:rPr>
          <w:rFonts w:ascii="Times New Roman" w:hAnsi="Times New Roman" w:cs="Times New Roman"/>
          <w:sz w:val="24"/>
          <w:szCs w:val="24"/>
        </w:rPr>
        <w:t>larda</w:t>
      </w:r>
      <w:proofErr w:type="spellEnd"/>
      <w:r w:rsidR="00D30898">
        <w:rPr>
          <w:rFonts w:ascii="Times New Roman" w:hAnsi="Times New Roman" w:cs="Times New Roman"/>
          <w:sz w:val="24"/>
          <w:szCs w:val="24"/>
        </w:rPr>
        <w:t xml:space="preserve"> mutlaka havalandırma </w:t>
      </w:r>
      <w:proofErr w:type="spellStart"/>
      <w:r w:rsidR="00D30898">
        <w:rPr>
          <w:rFonts w:ascii="Times New Roman" w:hAnsi="Times New Roman" w:cs="Times New Roman"/>
          <w:sz w:val="24"/>
          <w:szCs w:val="24"/>
        </w:rPr>
        <w:t>filtrasyon</w:t>
      </w:r>
      <w:proofErr w:type="spellEnd"/>
      <w:r w:rsidR="00D30898">
        <w:rPr>
          <w:rFonts w:ascii="Times New Roman" w:hAnsi="Times New Roman" w:cs="Times New Roman"/>
          <w:sz w:val="24"/>
          <w:szCs w:val="24"/>
        </w:rPr>
        <w:t xml:space="preserve"> sistemleri iyileştirilmelidir. </w:t>
      </w:r>
      <w:r w:rsidR="00754C8C">
        <w:rPr>
          <w:rFonts w:ascii="Times New Roman" w:hAnsi="Times New Roman" w:cs="Times New Roman"/>
          <w:sz w:val="24"/>
          <w:szCs w:val="24"/>
        </w:rPr>
        <w:t xml:space="preserve"> </w:t>
      </w:r>
    </w:p>
    <w:p w14:paraId="5B503554" w14:textId="1E936738" w:rsidR="009430F3" w:rsidRDefault="000E7832" w:rsidP="008E710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A7B779F" wp14:editId="48EE4E1E">
            <wp:extent cx="2801721" cy="1540968"/>
            <wp:effectExtent l="0" t="0" r="0" b="254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16876" cy="1549303"/>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2B1705F0" wp14:editId="0DA90B5F">
            <wp:extent cx="2772461" cy="1546946"/>
            <wp:effectExtent l="0" t="0" r="889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88818" cy="1556073"/>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32730D5F" wp14:editId="0BA0CC50">
            <wp:extent cx="2830982" cy="1575703"/>
            <wp:effectExtent l="0" t="0" r="7620" b="5715"/>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42633" cy="1582188"/>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287A62CA" wp14:editId="68D43D85">
            <wp:extent cx="2772461" cy="1587500"/>
            <wp:effectExtent l="0" t="0" r="889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98863" cy="1602618"/>
                    </a:xfrm>
                    <a:prstGeom prst="rect">
                      <a:avLst/>
                    </a:prstGeom>
                    <a:noFill/>
                  </pic:spPr>
                </pic:pic>
              </a:graphicData>
            </a:graphic>
          </wp:inline>
        </w:drawing>
      </w:r>
    </w:p>
    <w:p w14:paraId="59D0A0B4" w14:textId="6F42DFA2" w:rsidR="000E7832" w:rsidRDefault="000E7832" w:rsidP="000E7832">
      <w:pPr>
        <w:spacing w:after="120" w:line="360" w:lineRule="auto"/>
        <w:jc w:val="both"/>
        <w:rPr>
          <w:rFonts w:ascii="Times New Roman" w:hAnsi="Times New Roman" w:cs="Times New Roman"/>
          <w:sz w:val="24"/>
          <w:szCs w:val="24"/>
        </w:rPr>
      </w:pPr>
      <w:proofErr w:type="spellStart"/>
      <w:r w:rsidRPr="008C1665">
        <w:rPr>
          <w:rFonts w:ascii="Times New Roman" w:hAnsi="Times New Roman" w:cs="Times New Roman"/>
          <w:sz w:val="24"/>
          <w:szCs w:val="24"/>
        </w:rPr>
        <w:t>Figure</w:t>
      </w:r>
      <w:proofErr w:type="spellEnd"/>
      <w:r w:rsidRPr="008C1665">
        <w:rPr>
          <w:rFonts w:ascii="Times New Roman" w:hAnsi="Times New Roman" w:cs="Times New Roman"/>
          <w:sz w:val="24"/>
          <w:szCs w:val="24"/>
        </w:rPr>
        <w:t xml:space="preserve"> </w:t>
      </w:r>
      <w:r w:rsidR="000E25B5">
        <w:rPr>
          <w:rFonts w:ascii="Times New Roman" w:hAnsi="Times New Roman" w:cs="Times New Roman"/>
          <w:sz w:val="24"/>
          <w:szCs w:val="24"/>
        </w:rPr>
        <w:t>6</w:t>
      </w:r>
      <w:r w:rsidRPr="008C1665">
        <w:rPr>
          <w:rFonts w:ascii="Times New Roman" w:hAnsi="Times New Roman" w:cs="Times New Roman"/>
          <w:sz w:val="24"/>
          <w:szCs w:val="24"/>
        </w:rPr>
        <w:t xml:space="preserve">: CO2 </w:t>
      </w:r>
      <w:proofErr w:type="spellStart"/>
      <w:r w:rsidRPr="008C1665">
        <w:rPr>
          <w:rFonts w:ascii="Times New Roman" w:hAnsi="Times New Roman" w:cs="Times New Roman"/>
          <w:sz w:val="24"/>
          <w:szCs w:val="24"/>
        </w:rPr>
        <w:t>and</w:t>
      </w:r>
      <w:proofErr w:type="spellEnd"/>
      <w:r w:rsidRPr="008C1665">
        <w:rPr>
          <w:rFonts w:ascii="Times New Roman" w:hAnsi="Times New Roman" w:cs="Times New Roman"/>
          <w:sz w:val="24"/>
          <w:szCs w:val="24"/>
        </w:rPr>
        <w:t xml:space="preserve"> PM2.5 </w:t>
      </w:r>
      <w:proofErr w:type="spellStart"/>
      <w:r w:rsidRPr="008C1665">
        <w:rPr>
          <w:rFonts w:ascii="Times New Roman" w:hAnsi="Times New Roman" w:cs="Times New Roman"/>
          <w:sz w:val="24"/>
          <w:szCs w:val="24"/>
        </w:rPr>
        <w:t>concentration</w:t>
      </w:r>
      <w:proofErr w:type="spellEnd"/>
      <w:r w:rsidRPr="008C1665">
        <w:rPr>
          <w:rFonts w:ascii="Times New Roman" w:hAnsi="Times New Roman" w:cs="Times New Roman"/>
          <w:sz w:val="24"/>
          <w:szCs w:val="24"/>
        </w:rPr>
        <w:t xml:space="preserve"> </w:t>
      </w:r>
      <w:proofErr w:type="spellStart"/>
      <w:r w:rsidRPr="008C1665">
        <w:rPr>
          <w:rFonts w:ascii="Times New Roman" w:hAnsi="Times New Roman" w:cs="Times New Roman"/>
          <w:sz w:val="24"/>
          <w:szCs w:val="24"/>
        </w:rPr>
        <w:t>changes</w:t>
      </w:r>
      <w:proofErr w:type="spellEnd"/>
      <w:r w:rsidRPr="008C1665">
        <w:rPr>
          <w:rFonts w:ascii="Times New Roman" w:hAnsi="Times New Roman" w:cs="Times New Roman"/>
          <w:sz w:val="24"/>
          <w:szCs w:val="24"/>
        </w:rPr>
        <w:t xml:space="preserve"> in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indoor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air</w:t>
      </w:r>
      <w:proofErr w:type="spellEnd"/>
      <w:r>
        <w:rPr>
          <w:rFonts w:ascii="Times New Roman" w:hAnsi="Times New Roman" w:cs="Times New Roman"/>
          <w:sz w:val="24"/>
          <w:szCs w:val="24"/>
        </w:rPr>
        <w:t xml:space="preserve"> of </w:t>
      </w:r>
      <w:proofErr w:type="spellStart"/>
      <w:r>
        <w:rPr>
          <w:rFonts w:ascii="Times New Roman" w:hAnsi="Times New Roman" w:cs="Times New Roman"/>
          <w:sz w:val="24"/>
          <w:szCs w:val="24"/>
        </w:rPr>
        <w:t>Shopping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Centers</w:t>
      </w:r>
      <w:proofErr w:type="spellEnd"/>
      <w:r>
        <w:rPr>
          <w:rFonts w:ascii="Times New Roman" w:hAnsi="Times New Roman" w:cs="Times New Roman"/>
          <w:sz w:val="24"/>
          <w:szCs w:val="24"/>
        </w:rPr>
        <w:t>.</w:t>
      </w:r>
    </w:p>
    <w:p w14:paraId="738A3CCA" w14:textId="194B03CD" w:rsidR="001767A0" w:rsidRDefault="001767A0" w:rsidP="000E7832">
      <w:pPr>
        <w:spacing w:after="120" w:line="360" w:lineRule="auto"/>
        <w:jc w:val="both"/>
        <w:rPr>
          <w:rFonts w:ascii="Times New Roman" w:hAnsi="Times New Roman" w:cs="Times New Roman"/>
          <w:sz w:val="24"/>
          <w:szCs w:val="24"/>
        </w:rPr>
      </w:pPr>
    </w:p>
    <w:p w14:paraId="6811DDA2" w14:textId="50F72F7B" w:rsidR="001767A0" w:rsidRDefault="001767A0" w:rsidP="001767A0">
      <w:pPr>
        <w:spacing w:after="120" w:line="360" w:lineRule="auto"/>
        <w:jc w:val="both"/>
        <w:rPr>
          <w:rFonts w:ascii="Times New Roman" w:hAnsi="Times New Roman" w:cs="Times New Roman"/>
          <w:sz w:val="24"/>
          <w:szCs w:val="24"/>
        </w:rPr>
      </w:pPr>
      <w:r w:rsidRPr="00AA1C0F">
        <w:rPr>
          <w:rFonts w:ascii="Times New Roman" w:hAnsi="Times New Roman" w:cs="Times New Roman"/>
          <w:sz w:val="24"/>
          <w:szCs w:val="24"/>
        </w:rPr>
        <w:t xml:space="preserve">Şekil </w:t>
      </w:r>
      <w:r>
        <w:rPr>
          <w:rFonts w:ascii="Times New Roman" w:hAnsi="Times New Roman" w:cs="Times New Roman"/>
          <w:sz w:val="24"/>
          <w:szCs w:val="24"/>
        </w:rPr>
        <w:t>7</w:t>
      </w:r>
      <w:r w:rsidRPr="00AA1C0F">
        <w:rPr>
          <w:rFonts w:ascii="Times New Roman" w:hAnsi="Times New Roman" w:cs="Times New Roman"/>
          <w:sz w:val="24"/>
          <w:szCs w:val="24"/>
        </w:rPr>
        <w:t xml:space="preserve">’de </w:t>
      </w:r>
      <w:proofErr w:type="spellStart"/>
      <w:r>
        <w:rPr>
          <w:rFonts w:ascii="Times New Roman" w:hAnsi="Times New Roman" w:cs="Times New Roman"/>
          <w:sz w:val="24"/>
          <w:szCs w:val="24"/>
        </w:rPr>
        <w:t>shopping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larda</w:t>
      </w:r>
      <w:proofErr w:type="spellEnd"/>
      <w:r>
        <w:rPr>
          <w:rFonts w:ascii="Times New Roman" w:hAnsi="Times New Roman" w:cs="Times New Roman"/>
          <w:sz w:val="24"/>
          <w:szCs w:val="24"/>
        </w:rPr>
        <w:t xml:space="preserve"> </w:t>
      </w:r>
      <w:r w:rsidRPr="00AA1C0F">
        <w:rPr>
          <w:rFonts w:ascii="Times New Roman" w:hAnsi="Times New Roman" w:cs="Times New Roman"/>
          <w:sz w:val="24"/>
          <w:szCs w:val="24"/>
        </w:rPr>
        <w:t xml:space="preserve">yapılan ölçümlerde tüm parametrelerin değişimi arasındaki korelasyon verilmiştir. </w:t>
      </w:r>
      <w:r w:rsidR="00D11D9F">
        <w:rPr>
          <w:rFonts w:ascii="Times New Roman" w:hAnsi="Times New Roman" w:cs="Times New Roman"/>
          <w:sz w:val="24"/>
          <w:szCs w:val="24"/>
        </w:rPr>
        <w:t xml:space="preserve">CO2 ile sıcaklık ve nem arasında sırasıyla negatif ve pozitif yüksek bir korelasyon </w:t>
      </w:r>
      <w:r w:rsidR="00423645">
        <w:rPr>
          <w:rFonts w:ascii="Times New Roman" w:hAnsi="Times New Roman" w:cs="Times New Roman"/>
          <w:sz w:val="24"/>
          <w:szCs w:val="24"/>
        </w:rPr>
        <w:t xml:space="preserve">(R=0.95) </w:t>
      </w:r>
      <w:r w:rsidR="00D11D9F">
        <w:rPr>
          <w:rFonts w:ascii="Times New Roman" w:hAnsi="Times New Roman" w:cs="Times New Roman"/>
          <w:sz w:val="24"/>
          <w:szCs w:val="24"/>
        </w:rPr>
        <w:t>SC2’de</w:t>
      </w:r>
      <w:r w:rsidR="00423645">
        <w:rPr>
          <w:rFonts w:ascii="Times New Roman" w:hAnsi="Times New Roman" w:cs="Times New Roman"/>
          <w:sz w:val="24"/>
          <w:szCs w:val="24"/>
        </w:rPr>
        <w:t>,</w:t>
      </w:r>
      <w:r w:rsidR="00D11D9F">
        <w:rPr>
          <w:rFonts w:ascii="Times New Roman" w:hAnsi="Times New Roman" w:cs="Times New Roman"/>
          <w:sz w:val="24"/>
          <w:szCs w:val="24"/>
        </w:rPr>
        <w:t xml:space="preserve"> orta düzeyli sırasıyla pozitif ve negatif bir korelasyon </w:t>
      </w:r>
      <w:r w:rsidR="00423645">
        <w:rPr>
          <w:rFonts w:ascii="Times New Roman" w:hAnsi="Times New Roman" w:cs="Times New Roman"/>
          <w:sz w:val="24"/>
          <w:szCs w:val="24"/>
        </w:rPr>
        <w:t xml:space="preserve">(R=0.77-0.82) </w:t>
      </w:r>
      <w:r w:rsidR="00D11D9F">
        <w:rPr>
          <w:rFonts w:ascii="Times New Roman" w:hAnsi="Times New Roman" w:cs="Times New Roman"/>
          <w:sz w:val="24"/>
          <w:szCs w:val="24"/>
        </w:rPr>
        <w:t>ise SC1’de görülmüştür. SC1’de CO2’e benzer şekilde PM2.5 ile sıcaklık ve nem arasında da sırasıyla pozitif ve negatif orta düzeyli bir korelasyon</w:t>
      </w:r>
      <w:r w:rsidR="00423645">
        <w:rPr>
          <w:rFonts w:ascii="Times New Roman" w:hAnsi="Times New Roman" w:cs="Times New Roman"/>
          <w:sz w:val="24"/>
          <w:szCs w:val="24"/>
        </w:rPr>
        <w:t xml:space="preserve"> (R=0.66)</w:t>
      </w:r>
      <w:r w:rsidR="00D11D9F">
        <w:rPr>
          <w:rFonts w:ascii="Times New Roman" w:hAnsi="Times New Roman" w:cs="Times New Roman"/>
          <w:sz w:val="24"/>
          <w:szCs w:val="24"/>
        </w:rPr>
        <w:t xml:space="preserve"> gözlenmiştir. </w:t>
      </w:r>
    </w:p>
    <w:p w14:paraId="6DDD9108" w14:textId="77777777" w:rsidR="001767A0" w:rsidRDefault="001767A0" w:rsidP="000E7832">
      <w:pPr>
        <w:spacing w:after="120" w:line="360" w:lineRule="auto"/>
        <w:jc w:val="both"/>
        <w:rPr>
          <w:rFonts w:ascii="Times New Roman" w:hAnsi="Times New Roman" w:cs="Times New Roman"/>
          <w:sz w:val="24"/>
          <w:szCs w:val="24"/>
        </w:rPr>
      </w:pPr>
    </w:p>
    <w:p w14:paraId="31271244" w14:textId="4EE27DFE" w:rsidR="006074EE" w:rsidRDefault="00E30044" w:rsidP="00E30044">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002644F" wp14:editId="38A8C953">
            <wp:extent cx="2809875" cy="1688883"/>
            <wp:effectExtent l="0" t="0" r="0" b="698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13538" cy="1691085"/>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10D83AF7" wp14:editId="575EC574">
            <wp:extent cx="2819400" cy="1694608"/>
            <wp:effectExtent l="0" t="0" r="0" b="127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0458" cy="1701255"/>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7EA12127" wp14:editId="2F90FA76">
            <wp:extent cx="2780409" cy="1676400"/>
            <wp:effectExtent l="0" t="0" r="127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88011" cy="1680984"/>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135E2BD1" wp14:editId="33099DDA">
            <wp:extent cx="2790825" cy="1680593"/>
            <wp:effectExtent l="0" t="0" r="0"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99809" cy="1686003"/>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63E9EE07" wp14:editId="58020E51">
            <wp:extent cx="2809875" cy="1688883"/>
            <wp:effectExtent l="0" t="0" r="0" b="6985"/>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16330" cy="1692763"/>
                    </a:xfrm>
                    <a:prstGeom prst="rect">
                      <a:avLst/>
                    </a:prstGeom>
                    <a:noFill/>
                  </pic:spPr>
                </pic:pic>
              </a:graphicData>
            </a:graphic>
          </wp:inline>
        </w:drawing>
      </w:r>
    </w:p>
    <w:p w14:paraId="23A53140" w14:textId="4739F265" w:rsidR="00E30044" w:rsidRDefault="00E30044" w:rsidP="00E30044">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Figure</w:t>
      </w:r>
      <w:proofErr w:type="spellEnd"/>
      <w:r>
        <w:rPr>
          <w:rFonts w:ascii="Times New Roman" w:hAnsi="Times New Roman" w:cs="Times New Roman"/>
          <w:sz w:val="24"/>
          <w:szCs w:val="24"/>
        </w:rPr>
        <w:t xml:space="preserve"> 7: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correlation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parameters</w:t>
      </w:r>
      <w:proofErr w:type="spellEnd"/>
      <w:r>
        <w:rPr>
          <w:rFonts w:ascii="Times New Roman" w:hAnsi="Times New Roman" w:cs="Times New Roman"/>
          <w:sz w:val="24"/>
          <w:szCs w:val="24"/>
        </w:rPr>
        <w:t xml:space="preserve">: CO2, PM2.5, </w:t>
      </w:r>
      <w:proofErr w:type="spellStart"/>
      <w:r>
        <w:rPr>
          <w:rFonts w:ascii="Times New Roman" w:hAnsi="Times New Roman" w:cs="Times New Roman"/>
          <w:sz w:val="24"/>
          <w:szCs w:val="24"/>
        </w:rPr>
        <w:t>temperature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humidity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measured</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shopping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centers</w:t>
      </w:r>
      <w:proofErr w:type="spellEnd"/>
      <w:r>
        <w:rPr>
          <w:rFonts w:ascii="Times New Roman" w:hAnsi="Times New Roman" w:cs="Times New Roman"/>
          <w:sz w:val="24"/>
          <w:szCs w:val="24"/>
        </w:rPr>
        <w:t>.</w:t>
      </w:r>
    </w:p>
    <w:p w14:paraId="37E5B8DB" w14:textId="77777777" w:rsidR="006074EE" w:rsidRPr="008E710F" w:rsidRDefault="006074EE" w:rsidP="000E7832">
      <w:pPr>
        <w:spacing w:after="120" w:line="360" w:lineRule="auto"/>
        <w:jc w:val="both"/>
        <w:rPr>
          <w:b/>
          <w:bCs/>
          <w:noProof/>
          <w:sz w:val="24"/>
          <w:szCs w:val="24"/>
        </w:rPr>
      </w:pPr>
    </w:p>
    <w:p w14:paraId="3200D478" w14:textId="6B73180C" w:rsidR="009430F3" w:rsidRPr="005F5851" w:rsidRDefault="000E25B5" w:rsidP="005F5851">
      <w:pPr>
        <w:spacing w:line="360" w:lineRule="auto"/>
        <w:jc w:val="both"/>
        <w:rPr>
          <w:rFonts w:ascii="Times New Roman" w:hAnsi="Times New Roman" w:cs="Times New Roman"/>
          <w:b/>
          <w:bCs/>
          <w:sz w:val="24"/>
          <w:szCs w:val="24"/>
        </w:rPr>
      </w:pPr>
      <w:r w:rsidRPr="005F5851">
        <w:rPr>
          <w:rFonts w:ascii="Times New Roman" w:hAnsi="Times New Roman" w:cs="Times New Roman"/>
          <w:b/>
          <w:bCs/>
          <w:sz w:val="24"/>
          <w:szCs w:val="24"/>
        </w:rPr>
        <w:t xml:space="preserve">3.4. </w:t>
      </w:r>
      <w:proofErr w:type="spellStart"/>
      <w:r w:rsidR="005F5851" w:rsidRPr="005F5851">
        <w:rPr>
          <w:rFonts w:ascii="Times New Roman" w:hAnsi="Times New Roman" w:cs="Times New Roman"/>
          <w:b/>
          <w:bCs/>
          <w:sz w:val="24"/>
          <w:szCs w:val="24"/>
        </w:rPr>
        <w:t>Restaurant</w:t>
      </w:r>
      <w:proofErr w:type="spellEnd"/>
    </w:p>
    <w:p w14:paraId="07D9F5F5" w14:textId="48C5B5E7" w:rsidR="00AD0DE6" w:rsidRDefault="00B5152B" w:rsidP="008E710F">
      <w:pPr>
        <w:spacing w:line="360" w:lineRule="auto"/>
        <w:jc w:val="both"/>
      </w:pPr>
      <w:r>
        <w:rPr>
          <w:rFonts w:ascii="Times New Roman" w:hAnsi="Times New Roman" w:cs="Times New Roman"/>
          <w:sz w:val="24"/>
          <w:szCs w:val="24"/>
        </w:rPr>
        <w:t xml:space="preserve">Şekil 8’de </w:t>
      </w:r>
      <w:proofErr w:type="spellStart"/>
      <w:r>
        <w:rPr>
          <w:rFonts w:ascii="Times New Roman" w:hAnsi="Times New Roman" w:cs="Times New Roman"/>
          <w:sz w:val="24"/>
          <w:szCs w:val="24"/>
        </w:rPr>
        <w:t>restauranlarda</w:t>
      </w:r>
      <w:proofErr w:type="spellEnd"/>
      <w:r>
        <w:rPr>
          <w:rFonts w:ascii="Times New Roman" w:hAnsi="Times New Roman" w:cs="Times New Roman"/>
          <w:sz w:val="24"/>
          <w:szCs w:val="24"/>
        </w:rPr>
        <w:t xml:space="preserve"> yapılan CO2 ve PM2.5 ölçüm sonuçları verilmiştir. 4 farklı ölçümün hem CO2 </w:t>
      </w:r>
      <w:proofErr w:type="spellStart"/>
      <w:r>
        <w:rPr>
          <w:rFonts w:ascii="Times New Roman" w:hAnsi="Times New Roman" w:cs="Times New Roman"/>
          <w:sz w:val="24"/>
          <w:szCs w:val="24"/>
        </w:rPr>
        <w:t>hemde</w:t>
      </w:r>
      <w:proofErr w:type="spellEnd"/>
      <w:r>
        <w:rPr>
          <w:rFonts w:ascii="Times New Roman" w:hAnsi="Times New Roman" w:cs="Times New Roman"/>
          <w:sz w:val="24"/>
          <w:szCs w:val="24"/>
        </w:rPr>
        <w:t xml:space="preserve"> PM2.5 açısından farklılık gösterdiği görülmektedir. </w:t>
      </w:r>
      <w:r w:rsidR="009D6BEE">
        <w:rPr>
          <w:rFonts w:ascii="Times New Roman" w:hAnsi="Times New Roman" w:cs="Times New Roman"/>
          <w:sz w:val="24"/>
          <w:szCs w:val="24"/>
        </w:rPr>
        <w:t xml:space="preserve">Ölçüm süresince en yüksek CO2 konsantrasyonu 700 </w:t>
      </w:r>
      <w:proofErr w:type="spellStart"/>
      <w:r w:rsidR="009D6BEE">
        <w:rPr>
          <w:rFonts w:ascii="Times New Roman" w:hAnsi="Times New Roman" w:cs="Times New Roman"/>
          <w:sz w:val="24"/>
          <w:szCs w:val="24"/>
        </w:rPr>
        <w:t>ppm’den</w:t>
      </w:r>
      <w:proofErr w:type="spellEnd"/>
      <w:r w:rsidR="009D6BEE">
        <w:rPr>
          <w:rFonts w:ascii="Times New Roman" w:hAnsi="Times New Roman" w:cs="Times New Roman"/>
          <w:sz w:val="24"/>
          <w:szCs w:val="24"/>
        </w:rPr>
        <w:t xml:space="preserve"> 1100 </w:t>
      </w:r>
      <w:proofErr w:type="spellStart"/>
      <w:r w:rsidR="009D6BEE">
        <w:rPr>
          <w:rFonts w:ascii="Times New Roman" w:hAnsi="Times New Roman" w:cs="Times New Roman"/>
          <w:sz w:val="24"/>
          <w:szCs w:val="24"/>
        </w:rPr>
        <w:t>ppm’e</w:t>
      </w:r>
      <w:proofErr w:type="spellEnd"/>
      <w:r w:rsidR="009D6BEE">
        <w:rPr>
          <w:rFonts w:ascii="Times New Roman" w:hAnsi="Times New Roman" w:cs="Times New Roman"/>
          <w:sz w:val="24"/>
          <w:szCs w:val="24"/>
        </w:rPr>
        <w:t xml:space="preserve"> çıkan bir eğilimde R1’de 1100 </w:t>
      </w:r>
      <w:proofErr w:type="spellStart"/>
      <w:r w:rsidR="009D6BEE">
        <w:rPr>
          <w:rFonts w:ascii="Times New Roman" w:hAnsi="Times New Roman" w:cs="Times New Roman"/>
          <w:sz w:val="24"/>
          <w:szCs w:val="24"/>
        </w:rPr>
        <w:t>ppm’den</w:t>
      </w:r>
      <w:proofErr w:type="spellEnd"/>
      <w:r w:rsidR="009D6BEE">
        <w:rPr>
          <w:rFonts w:ascii="Times New Roman" w:hAnsi="Times New Roman" w:cs="Times New Roman"/>
          <w:sz w:val="24"/>
          <w:szCs w:val="24"/>
        </w:rPr>
        <w:t xml:space="preserve"> 600 </w:t>
      </w:r>
      <w:proofErr w:type="spellStart"/>
      <w:r w:rsidR="009D6BEE">
        <w:rPr>
          <w:rFonts w:ascii="Times New Roman" w:hAnsi="Times New Roman" w:cs="Times New Roman"/>
          <w:sz w:val="24"/>
          <w:szCs w:val="24"/>
        </w:rPr>
        <w:t>ppm’e</w:t>
      </w:r>
      <w:proofErr w:type="spellEnd"/>
      <w:r w:rsidR="009D6BEE">
        <w:rPr>
          <w:rFonts w:ascii="Times New Roman" w:hAnsi="Times New Roman" w:cs="Times New Roman"/>
          <w:sz w:val="24"/>
          <w:szCs w:val="24"/>
        </w:rPr>
        <w:t xml:space="preserve"> düşen bir eğilimde ise </w:t>
      </w:r>
      <w:proofErr w:type="gramStart"/>
      <w:r w:rsidR="009D6BEE">
        <w:rPr>
          <w:rFonts w:ascii="Times New Roman" w:hAnsi="Times New Roman" w:cs="Times New Roman"/>
          <w:sz w:val="24"/>
          <w:szCs w:val="24"/>
        </w:rPr>
        <w:t>R3’de</w:t>
      </w:r>
      <w:proofErr w:type="gramEnd"/>
      <w:r w:rsidR="009D6BEE">
        <w:rPr>
          <w:rFonts w:ascii="Times New Roman" w:hAnsi="Times New Roman" w:cs="Times New Roman"/>
          <w:sz w:val="24"/>
          <w:szCs w:val="24"/>
        </w:rPr>
        <w:t xml:space="preserve"> görülmüştür. R2 ve </w:t>
      </w:r>
      <w:proofErr w:type="gramStart"/>
      <w:r w:rsidR="009D6BEE">
        <w:rPr>
          <w:rFonts w:ascii="Times New Roman" w:hAnsi="Times New Roman" w:cs="Times New Roman"/>
          <w:sz w:val="24"/>
          <w:szCs w:val="24"/>
        </w:rPr>
        <w:t>R4’de</w:t>
      </w:r>
      <w:proofErr w:type="gramEnd"/>
      <w:r w:rsidR="009D6BEE">
        <w:rPr>
          <w:rFonts w:ascii="Times New Roman" w:hAnsi="Times New Roman" w:cs="Times New Roman"/>
          <w:sz w:val="24"/>
          <w:szCs w:val="24"/>
        </w:rPr>
        <w:t xml:space="preserve"> ölçülen CO2 ise 8-9 </w:t>
      </w:r>
      <w:proofErr w:type="spellStart"/>
      <w:r w:rsidR="009D6BEE">
        <w:rPr>
          <w:rFonts w:ascii="Times New Roman" w:hAnsi="Times New Roman" w:cs="Times New Roman"/>
          <w:sz w:val="24"/>
          <w:szCs w:val="24"/>
        </w:rPr>
        <w:t>ppm</w:t>
      </w:r>
      <w:proofErr w:type="spellEnd"/>
      <w:r w:rsidR="009D6BEE">
        <w:rPr>
          <w:rFonts w:ascii="Times New Roman" w:hAnsi="Times New Roman" w:cs="Times New Roman"/>
          <w:sz w:val="24"/>
          <w:szCs w:val="24"/>
        </w:rPr>
        <w:t xml:space="preserve"> </w:t>
      </w:r>
      <w:proofErr w:type="spellStart"/>
      <w:r w:rsidR="009D6BEE">
        <w:rPr>
          <w:rFonts w:ascii="Times New Roman" w:hAnsi="Times New Roman" w:cs="Times New Roman"/>
          <w:sz w:val="24"/>
          <w:szCs w:val="24"/>
        </w:rPr>
        <w:t>lik</w:t>
      </w:r>
      <w:proofErr w:type="spellEnd"/>
      <w:r w:rsidR="009D6BEE">
        <w:rPr>
          <w:rFonts w:ascii="Times New Roman" w:hAnsi="Times New Roman" w:cs="Times New Roman"/>
          <w:sz w:val="24"/>
          <w:szCs w:val="24"/>
        </w:rPr>
        <w:t xml:space="preserve"> bir standart sapma ile sabit ve 650 </w:t>
      </w:r>
      <w:proofErr w:type="spellStart"/>
      <w:r w:rsidR="009D6BEE">
        <w:rPr>
          <w:rFonts w:ascii="Times New Roman" w:hAnsi="Times New Roman" w:cs="Times New Roman"/>
          <w:sz w:val="24"/>
          <w:szCs w:val="24"/>
        </w:rPr>
        <w:t>ppm’in</w:t>
      </w:r>
      <w:proofErr w:type="spellEnd"/>
      <w:r w:rsidR="009D6BEE">
        <w:rPr>
          <w:rFonts w:ascii="Times New Roman" w:hAnsi="Times New Roman" w:cs="Times New Roman"/>
          <w:sz w:val="24"/>
          <w:szCs w:val="24"/>
        </w:rPr>
        <w:t xml:space="preserve"> altındadır. </w:t>
      </w:r>
      <w:r w:rsidR="001B70B3">
        <w:rPr>
          <w:rFonts w:ascii="Times New Roman" w:hAnsi="Times New Roman" w:cs="Times New Roman"/>
          <w:sz w:val="24"/>
          <w:szCs w:val="24"/>
        </w:rPr>
        <w:t xml:space="preserve">R1 ve R2’de merkezi havalandırma olup ölçüm sırasında R1’deki kapalı R2’deki açık konumdadır. R3 ve </w:t>
      </w:r>
      <w:proofErr w:type="gramStart"/>
      <w:r w:rsidR="001B70B3">
        <w:rPr>
          <w:rFonts w:ascii="Times New Roman" w:hAnsi="Times New Roman" w:cs="Times New Roman"/>
          <w:sz w:val="24"/>
          <w:szCs w:val="24"/>
        </w:rPr>
        <w:t>R4’de</w:t>
      </w:r>
      <w:proofErr w:type="gramEnd"/>
      <w:r w:rsidR="001B70B3">
        <w:rPr>
          <w:rFonts w:ascii="Times New Roman" w:hAnsi="Times New Roman" w:cs="Times New Roman"/>
          <w:sz w:val="24"/>
          <w:szCs w:val="24"/>
        </w:rPr>
        <w:t xml:space="preserve"> ise doğal, açık kapı ile havalandırma mevcuttur. Merkezi havalandırmanın kapalı olması ve yetersiz doğal havalandırma CO2 konsantrasyonunda artışa sebep olmaktadır. PM2.5</w:t>
      </w:r>
      <w:r w:rsidR="00386EAD">
        <w:rPr>
          <w:rFonts w:ascii="Times New Roman" w:hAnsi="Times New Roman" w:cs="Times New Roman"/>
          <w:sz w:val="24"/>
          <w:szCs w:val="24"/>
        </w:rPr>
        <w:t xml:space="preserve"> </w:t>
      </w:r>
      <w:r w:rsidR="001B70B3">
        <w:rPr>
          <w:rFonts w:ascii="Times New Roman" w:hAnsi="Times New Roman" w:cs="Times New Roman"/>
          <w:sz w:val="24"/>
          <w:szCs w:val="24"/>
        </w:rPr>
        <w:t>dış ortamda 10-</w:t>
      </w:r>
      <w:r w:rsidR="00386EAD">
        <w:rPr>
          <w:rFonts w:ascii="Times New Roman" w:hAnsi="Times New Roman" w:cs="Times New Roman"/>
          <w:sz w:val="24"/>
          <w:szCs w:val="24"/>
        </w:rPr>
        <w:t>23 arasında iken iç ortam ölçümlerinde ortalama değerlerin 15-91</w:t>
      </w:r>
      <w:r w:rsidR="00386EAD" w:rsidRPr="00386EAD">
        <w:rPr>
          <w:rFonts w:ascii="Times New Roman" w:hAnsi="Times New Roman" w:cs="Times New Roman"/>
          <w:sz w:val="24"/>
          <w:szCs w:val="24"/>
        </w:rPr>
        <w:t xml:space="preserve"> </w:t>
      </w:r>
      <w:r w:rsidR="00386EAD" w:rsidRPr="00435332">
        <w:rPr>
          <w:rFonts w:ascii="Times New Roman" w:hAnsi="Times New Roman" w:cs="Times New Roman"/>
          <w:sz w:val="24"/>
          <w:szCs w:val="24"/>
        </w:rPr>
        <w:t>µg/m</w:t>
      </w:r>
      <w:r w:rsidR="00386EAD" w:rsidRPr="000E25B5">
        <w:rPr>
          <w:rFonts w:ascii="Times New Roman" w:hAnsi="Times New Roman" w:cs="Times New Roman"/>
          <w:sz w:val="24"/>
          <w:szCs w:val="24"/>
          <w:vertAlign w:val="superscript"/>
        </w:rPr>
        <w:t>3</w:t>
      </w:r>
      <w:r w:rsidR="00386EAD">
        <w:rPr>
          <w:rFonts w:ascii="Times New Roman" w:hAnsi="Times New Roman" w:cs="Times New Roman"/>
          <w:sz w:val="24"/>
          <w:szCs w:val="24"/>
        </w:rPr>
        <w:t xml:space="preserve"> olduğu görülmektedir (</w:t>
      </w:r>
      <w:proofErr w:type="spellStart"/>
      <w:r w:rsidR="00386EAD">
        <w:rPr>
          <w:rFonts w:ascii="Times New Roman" w:hAnsi="Times New Roman" w:cs="Times New Roman"/>
          <w:sz w:val="24"/>
          <w:szCs w:val="24"/>
        </w:rPr>
        <w:t>Table</w:t>
      </w:r>
      <w:proofErr w:type="spellEnd"/>
      <w:r w:rsidR="00386EAD">
        <w:rPr>
          <w:rFonts w:ascii="Times New Roman" w:hAnsi="Times New Roman" w:cs="Times New Roman"/>
          <w:sz w:val="24"/>
          <w:szCs w:val="24"/>
        </w:rPr>
        <w:t xml:space="preserve"> 2) ve iç ve dış ortam arasında anlamlı bir ilişki görülmemektedir.</w:t>
      </w:r>
      <w:r w:rsidR="00380C26" w:rsidRPr="00380C26">
        <w:t xml:space="preserve"> </w:t>
      </w:r>
      <w:proofErr w:type="spellStart"/>
      <w:r w:rsidR="00AD0DE6" w:rsidRPr="000C691E">
        <w:rPr>
          <w:rFonts w:ascii="Times New Roman" w:hAnsi="Times New Roman" w:cs="Times New Roman"/>
          <w:sz w:val="24"/>
          <w:szCs w:val="24"/>
        </w:rPr>
        <w:t>Pacitto</w:t>
      </w:r>
      <w:proofErr w:type="spellEnd"/>
      <w:r w:rsidR="00AD0DE6" w:rsidRPr="000C691E">
        <w:rPr>
          <w:rFonts w:ascii="Times New Roman" w:hAnsi="Times New Roman" w:cs="Times New Roman"/>
          <w:sz w:val="24"/>
          <w:szCs w:val="24"/>
        </w:rPr>
        <w:t xml:space="preserve"> et al (2020</w:t>
      </w:r>
      <w:r w:rsidR="00AD0DE6" w:rsidRPr="00380C26">
        <w:rPr>
          <w:rFonts w:ascii="Times New Roman" w:hAnsi="Times New Roman" w:cs="Times New Roman"/>
          <w:sz w:val="24"/>
          <w:szCs w:val="24"/>
        </w:rPr>
        <w:t xml:space="preserve">) </w:t>
      </w:r>
      <w:r w:rsidR="00AD0DE6" w:rsidRPr="00380C26">
        <w:rPr>
          <w:rFonts w:ascii="Times New Roman" w:hAnsi="Times New Roman" w:cs="Times New Roman"/>
          <w:sz w:val="24"/>
          <w:szCs w:val="24"/>
        </w:rPr>
        <w:lastRenderedPageBreak/>
        <w:t>özellikle insan yoğunluğu olan iç ortamlarda PM1-10 arasındaki partiküllerin dış ortamdan daha fazla olduğunu PNC ise değişmediğini belirtmiştir.</w:t>
      </w:r>
    </w:p>
    <w:p w14:paraId="093BBE2F" w14:textId="361D6B0B" w:rsidR="00BA41EC" w:rsidRDefault="00AD0DE6" w:rsidP="008E710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Nefes alma, konuşma ve hapşırma solunum aktivitelerinden yayılan </w:t>
      </w:r>
      <w:proofErr w:type="spellStart"/>
      <w:r>
        <w:rPr>
          <w:rFonts w:ascii="Times New Roman" w:hAnsi="Times New Roman" w:cs="Times New Roman"/>
          <w:sz w:val="24"/>
          <w:szCs w:val="24"/>
        </w:rPr>
        <w:t>aerosollerin</w:t>
      </w:r>
      <w:proofErr w:type="spellEnd"/>
      <w:r>
        <w:rPr>
          <w:rFonts w:ascii="Times New Roman" w:hAnsi="Times New Roman" w:cs="Times New Roman"/>
          <w:sz w:val="24"/>
          <w:szCs w:val="24"/>
        </w:rPr>
        <w:t xml:space="preserve"> direk ölçüldüğü çalışmalarda </w:t>
      </w:r>
      <w:proofErr w:type="spellStart"/>
      <w:r>
        <w:rPr>
          <w:rFonts w:ascii="Times New Roman" w:hAnsi="Times New Roman" w:cs="Times New Roman"/>
          <w:sz w:val="24"/>
          <w:szCs w:val="24"/>
        </w:rPr>
        <w:t>aerosol</w:t>
      </w:r>
      <w:proofErr w:type="spellEnd"/>
      <w:r>
        <w:rPr>
          <w:rFonts w:ascii="Times New Roman" w:hAnsi="Times New Roman" w:cs="Times New Roman"/>
          <w:sz w:val="24"/>
          <w:szCs w:val="24"/>
        </w:rPr>
        <w:t xml:space="preserve"> boyutlarının 10 </w:t>
      </w:r>
      <w:proofErr w:type="spellStart"/>
      <w:r>
        <w:rPr>
          <w:rFonts w:ascii="Times New Roman" w:hAnsi="Times New Roman" w:cs="Times New Roman"/>
          <w:sz w:val="24"/>
          <w:szCs w:val="24"/>
        </w:rPr>
        <w:t>nm</w:t>
      </w:r>
      <w:proofErr w:type="spellEnd"/>
      <w:r>
        <w:rPr>
          <w:rFonts w:ascii="Times New Roman" w:hAnsi="Times New Roman" w:cs="Times New Roman"/>
          <w:sz w:val="24"/>
          <w:szCs w:val="24"/>
        </w:rPr>
        <w:t xml:space="preserve"> den 145 µm’ye kadar geniş bir aralıkta olduğu belirlenmiştir (</w:t>
      </w:r>
      <w:proofErr w:type="spellStart"/>
      <w:r>
        <w:rPr>
          <w:rFonts w:ascii="Times New Roman" w:hAnsi="Times New Roman" w:cs="Times New Roman"/>
          <w:sz w:val="24"/>
          <w:szCs w:val="24"/>
        </w:rPr>
        <w:t>Holmgren</w:t>
      </w:r>
      <w:proofErr w:type="spellEnd"/>
      <w:r>
        <w:rPr>
          <w:rFonts w:ascii="Times New Roman" w:hAnsi="Times New Roman" w:cs="Times New Roman"/>
          <w:sz w:val="24"/>
          <w:szCs w:val="24"/>
        </w:rPr>
        <w:t xml:space="preserve"> et al., 2010; Johnson et al. 2011; </w:t>
      </w:r>
      <w:proofErr w:type="spellStart"/>
      <w:r>
        <w:rPr>
          <w:rFonts w:ascii="Times New Roman" w:hAnsi="Times New Roman" w:cs="Times New Roman"/>
          <w:sz w:val="24"/>
          <w:szCs w:val="24"/>
        </w:rPr>
        <w:t>Asadi</w:t>
      </w:r>
      <w:proofErr w:type="spellEnd"/>
      <w:r>
        <w:rPr>
          <w:rFonts w:ascii="Times New Roman" w:hAnsi="Times New Roman" w:cs="Times New Roman"/>
          <w:sz w:val="24"/>
          <w:szCs w:val="24"/>
        </w:rPr>
        <w:t xml:space="preserve"> et al., 2019). Konuşma ile havaya 14600 #particles /</w:t>
      </w:r>
      <w:proofErr w:type="spellStart"/>
      <w:r>
        <w:rPr>
          <w:rFonts w:ascii="Times New Roman" w:hAnsi="Times New Roman" w:cs="Times New Roman"/>
          <w:sz w:val="24"/>
          <w:szCs w:val="24"/>
        </w:rPr>
        <w:t>min</w:t>
      </w:r>
      <w:proofErr w:type="spellEnd"/>
      <w:r>
        <w:rPr>
          <w:rFonts w:ascii="Times New Roman" w:hAnsi="Times New Roman" w:cs="Times New Roman"/>
          <w:sz w:val="24"/>
          <w:szCs w:val="24"/>
        </w:rPr>
        <w:t xml:space="preserve"> PN ve nefes alma ile ise 6210 #particles /</w:t>
      </w:r>
      <w:proofErr w:type="spellStart"/>
      <w:r>
        <w:rPr>
          <w:rFonts w:ascii="Times New Roman" w:hAnsi="Times New Roman" w:cs="Times New Roman"/>
          <w:sz w:val="24"/>
          <w:szCs w:val="24"/>
        </w:rPr>
        <w:t>min</w:t>
      </w:r>
      <w:proofErr w:type="spellEnd"/>
      <w:r>
        <w:rPr>
          <w:rFonts w:ascii="Times New Roman" w:hAnsi="Times New Roman" w:cs="Times New Roman"/>
          <w:sz w:val="24"/>
          <w:szCs w:val="24"/>
        </w:rPr>
        <w:t xml:space="preserve"> verildiğini belirlenmiştir. PN görülen bu yüksek farklılık (</w:t>
      </w:r>
      <w:proofErr w:type="gramStart"/>
      <w:r>
        <w:rPr>
          <w:rFonts w:ascii="Times New Roman" w:hAnsi="Times New Roman" w:cs="Times New Roman"/>
          <w:sz w:val="24"/>
          <w:szCs w:val="24"/>
        </w:rPr>
        <w:t>2.3</w:t>
      </w:r>
      <w:proofErr w:type="gramEnd"/>
      <w:r>
        <w:rPr>
          <w:rFonts w:ascii="Times New Roman" w:hAnsi="Times New Roman" w:cs="Times New Roman"/>
          <w:sz w:val="24"/>
          <w:szCs w:val="24"/>
        </w:rPr>
        <w:t xml:space="preserve"> kat) CO2’de ise oluşmayıp konuşma halinde havaya 139 </w:t>
      </w:r>
      <w:proofErr w:type="spellStart"/>
      <w:r>
        <w:rPr>
          <w:rFonts w:ascii="Times New Roman" w:hAnsi="Times New Roman" w:cs="Times New Roman"/>
          <w:sz w:val="24"/>
          <w:szCs w:val="24"/>
        </w:rPr>
        <w:t>ppm</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min</w:t>
      </w:r>
      <w:proofErr w:type="spellEnd"/>
      <w:r>
        <w:rPr>
          <w:rFonts w:ascii="Times New Roman" w:hAnsi="Times New Roman" w:cs="Times New Roman"/>
          <w:sz w:val="24"/>
          <w:szCs w:val="24"/>
        </w:rPr>
        <w:t xml:space="preserve">, nefes alma halinde ise 143 </w:t>
      </w:r>
      <w:proofErr w:type="spellStart"/>
      <w:r>
        <w:rPr>
          <w:rFonts w:ascii="Times New Roman" w:hAnsi="Times New Roman" w:cs="Times New Roman"/>
          <w:sz w:val="24"/>
          <w:szCs w:val="24"/>
        </w:rPr>
        <w:t>ppm</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min</w:t>
      </w:r>
      <w:proofErr w:type="spellEnd"/>
      <w:r>
        <w:rPr>
          <w:rFonts w:ascii="Times New Roman" w:hAnsi="Times New Roman" w:cs="Times New Roman"/>
          <w:sz w:val="24"/>
          <w:szCs w:val="24"/>
        </w:rPr>
        <w:t xml:space="preserve"> verildiği </w:t>
      </w:r>
      <w:r w:rsidRPr="00AD0DE6">
        <w:rPr>
          <w:rFonts w:ascii="Times New Roman" w:hAnsi="Times New Roman" w:cs="Times New Roman"/>
          <w:sz w:val="24"/>
          <w:szCs w:val="24"/>
        </w:rPr>
        <w:t>gösterilmiştir (</w:t>
      </w:r>
      <w:proofErr w:type="spellStart"/>
      <w:r w:rsidRPr="00AD0DE6">
        <w:rPr>
          <w:rFonts w:ascii="Times New Roman" w:hAnsi="Times New Roman" w:cs="Times New Roman"/>
          <w:sz w:val="24"/>
          <w:szCs w:val="24"/>
        </w:rPr>
        <w:t>Kappelt</w:t>
      </w:r>
      <w:proofErr w:type="spellEnd"/>
      <w:r w:rsidRPr="00AD0DE6">
        <w:rPr>
          <w:rFonts w:ascii="Times New Roman" w:hAnsi="Times New Roman" w:cs="Times New Roman"/>
          <w:sz w:val="24"/>
          <w:szCs w:val="24"/>
        </w:rPr>
        <w:t xml:space="preserve"> et al</w:t>
      </w:r>
      <w:r>
        <w:rPr>
          <w:rFonts w:ascii="Times New Roman" w:hAnsi="Times New Roman" w:cs="Times New Roman"/>
          <w:sz w:val="24"/>
          <w:szCs w:val="24"/>
        </w:rPr>
        <w:t xml:space="preserve">. </w:t>
      </w:r>
      <w:r w:rsidRPr="00AD0DE6">
        <w:rPr>
          <w:rFonts w:ascii="Times New Roman" w:hAnsi="Times New Roman" w:cs="Times New Roman"/>
          <w:sz w:val="24"/>
          <w:szCs w:val="24"/>
        </w:rPr>
        <w:t>2021).</w:t>
      </w:r>
      <w:r>
        <w:rPr>
          <w:rFonts w:ascii="Times New Roman" w:hAnsi="Times New Roman" w:cs="Times New Roman"/>
          <w:sz w:val="24"/>
          <w:szCs w:val="24"/>
        </w:rPr>
        <w:t xml:space="preserve"> </w:t>
      </w:r>
      <w:r w:rsidR="00380C26">
        <w:rPr>
          <w:rFonts w:ascii="Times New Roman" w:hAnsi="Times New Roman" w:cs="Times New Roman"/>
          <w:sz w:val="24"/>
          <w:szCs w:val="24"/>
        </w:rPr>
        <w:t>Özellikle</w:t>
      </w:r>
      <w:r w:rsidR="00386EAD">
        <w:rPr>
          <w:rFonts w:ascii="Times New Roman" w:hAnsi="Times New Roman" w:cs="Times New Roman"/>
          <w:sz w:val="24"/>
          <w:szCs w:val="24"/>
        </w:rPr>
        <w:t xml:space="preserve"> R2, R3 ve </w:t>
      </w:r>
      <w:proofErr w:type="gramStart"/>
      <w:r w:rsidR="00386EAD">
        <w:rPr>
          <w:rFonts w:ascii="Times New Roman" w:hAnsi="Times New Roman" w:cs="Times New Roman"/>
          <w:sz w:val="24"/>
          <w:szCs w:val="24"/>
        </w:rPr>
        <w:t>R4’de</w:t>
      </w:r>
      <w:proofErr w:type="gramEnd"/>
      <w:r w:rsidR="00386EAD">
        <w:rPr>
          <w:rFonts w:ascii="Times New Roman" w:hAnsi="Times New Roman" w:cs="Times New Roman"/>
          <w:sz w:val="24"/>
          <w:szCs w:val="24"/>
        </w:rPr>
        <w:t xml:space="preserve"> oluşan ani PM2.5 artışları ölçüm yapılan alanlarda yakın konumda sigara içilmesine</w:t>
      </w:r>
      <w:r w:rsidR="004631F1">
        <w:rPr>
          <w:rFonts w:ascii="Times New Roman" w:hAnsi="Times New Roman" w:cs="Times New Roman"/>
          <w:sz w:val="24"/>
          <w:szCs w:val="24"/>
        </w:rPr>
        <w:t>, yemek yenmesine ve yüksek sesle konuşulmasına</w:t>
      </w:r>
      <w:r w:rsidR="00386EAD">
        <w:rPr>
          <w:rFonts w:ascii="Times New Roman" w:hAnsi="Times New Roman" w:cs="Times New Roman"/>
          <w:sz w:val="24"/>
          <w:szCs w:val="24"/>
        </w:rPr>
        <w:t xml:space="preserve"> bağlıdır. Merkezi havalandırma ve doğal havalandırma ile CO2 seviyesi azaltılabilirken sigara dumanı gibi çok ince partiküllerin filtrelenerek ortamdan giderimi ancak mümkün olabilecektir. </w:t>
      </w:r>
    </w:p>
    <w:p w14:paraId="7AF85AAE" w14:textId="65BF24C0" w:rsidR="00BA41EC" w:rsidRDefault="00BA41EC" w:rsidP="008E710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414B55" wp14:editId="5A9A400E">
            <wp:extent cx="2726537" cy="1499616"/>
            <wp:effectExtent l="0" t="0" r="0" b="5715"/>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32913" cy="1503123"/>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6E42249C" wp14:editId="2DE5A184">
            <wp:extent cx="2699308" cy="1506130"/>
            <wp:effectExtent l="0" t="0" r="635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19474" cy="1517382"/>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7959F9DC" wp14:editId="4EA67B11">
            <wp:extent cx="2743200" cy="1526844"/>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56011" cy="1533974"/>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294335A0" wp14:editId="60069B8B">
            <wp:extent cx="2691993" cy="1498342"/>
            <wp:effectExtent l="0" t="0" r="0" b="6985"/>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99951" cy="1502771"/>
                    </a:xfrm>
                    <a:prstGeom prst="rect">
                      <a:avLst/>
                    </a:prstGeom>
                    <a:noFill/>
                  </pic:spPr>
                </pic:pic>
              </a:graphicData>
            </a:graphic>
          </wp:inline>
        </w:drawing>
      </w:r>
    </w:p>
    <w:p w14:paraId="6318AFE0" w14:textId="0A960FA7" w:rsidR="00BA41EC" w:rsidRPr="00BA41EC" w:rsidRDefault="00BA41EC" w:rsidP="00BA41EC">
      <w:pPr>
        <w:spacing w:after="120" w:line="360" w:lineRule="auto"/>
        <w:jc w:val="both"/>
        <w:rPr>
          <w:b/>
          <w:bCs/>
          <w:noProof/>
          <w:sz w:val="24"/>
          <w:szCs w:val="24"/>
          <w:lang w:val="en-GB"/>
        </w:rPr>
      </w:pPr>
      <w:r w:rsidRPr="00BA41EC">
        <w:rPr>
          <w:rFonts w:ascii="Times New Roman" w:hAnsi="Times New Roman" w:cs="Times New Roman"/>
          <w:sz w:val="24"/>
          <w:szCs w:val="24"/>
          <w:lang w:val="en-GB"/>
        </w:rPr>
        <w:t xml:space="preserve">Figure </w:t>
      </w:r>
      <w:r w:rsidR="000E25B5">
        <w:rPr>
          <w:rFonts w:ascii="Times New Roman" w:hAnsi="Times New Roman" w:cs="Times New Roman"/>
          <w:sz w:val="24"/>
          <w:szCs w:val="24"/>
          <w:lang w:val="en-GB"/>
        </w:rPr>
        <w:t>8</w:t>
      </w:r>
      <w:r w:rsidRPr="00BA41EC">
        <w:rPr>
          <w:rFonts w:ascii="Times New Roman" w:hAnsi="Times New Roman" w:cs="Times New Roman"/>
          <w:sz w:val="24"/>
          <w:szCs w:val="24"/>
          <w:lang w:val="en-GB"/>
        </w:rPr>
        <w:t>: CO2 and PM2.5 concentration changes in the indoor air of restaurant</w:t>
      </w:r>
      <w:r>
        <w:rPr>
          <w:rFonts w:ascii="Times New Roman" w:hAnsi="Times New Roman" w:cs="Times New Roman"/>
          <w:sz w:val="24"/>
          <w:szCs w:val="24"/>
          <w:lang w:val="en-GB"/>
        </w:rPr>
        <w:t>s</w:t>
      </w:r>
      <w:r w:rsidRPr="00BA41EC">
        <w:rPr>
          <w:rFonts w:ascii="Times New Roman" w:hAnsi="Times New Roman" w:cs="Times New Roman"/>
          <w:sz w:val="24"/>
          <w:szCs w:val="24"/>
          <w:lang w:val="en-GB"/>
        </w:rPr>
        <w:t>.</w:t>
      </w:r>
    </w:p>
    <w:p w14:paraId="70F1C711" w14:textId="77777777" w:rsidR="00BA41EC" w:rsidRPr="008E710F" w:rsidRDefault="00BA41EC" w:rsidP="008E710F">
      <w:pPr>
        <w:spacing w:line="360" w:lineRule="auto"/>
        <w:jc w:val="both"/>
        <w:rPr>
          <w:rFonts w:ascii="Times New Roman" w:hAnsi="Times New Roman" w:cs="Times New Roman"/>
          <w:sz w:val="24"/>
          <w:szCs w:val="24"/>
        </w:rPr>
      </w:pPr>
    </w:p>
    <w:p w14:paraId="31075052" w14:textId="77777777" w:rsidR="008A0CFB" w:rsidRPr="008E710F" w:rsidRDefault="008A0CFB" w:rsidP="008E710F">
      <w:pPr>
        <w:spacing w:line="360" w:lineRule="auto"/>
        <w:rPr>
          <w:rFonts w:ascii="Times New Roman" w:hAnsi="Times New Roman" w:cs="Times New Roman"/>
          <w:sz w:val="24"/>
          <w:szCs w:val="24"/>
        </w:rPr>
      </w:pPr>
    </w:p>
    <w:p w14:paraId="00A121A6" w14:textId="74DEC2E8" w:rsidR="008A0CFB" w:rsidRPr="008E710F" w:rsidRDefault="00E30044" w:rsidP="00E30044">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74CFF01" wp14:editId="4482A8E6">
            <wp:extent cx="2809875" cy="1688884"/>
            <wp:effectExtent l="0" t="0" r="0" b="6985"/>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16563" cy="1692904"/>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4B8251A3" wp14:editId="478AC5CE">
            <wp:extent cx="2819400" cy="1694608"/>
            <wp:effectExtent l="0" t="0" r="0" b="127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40167" cy="1707090"/>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1F67C6E4" wp14:editId="4A1623D6">
            <wp:extent cx="2804953" cy="1685925"/>
            <wp:effectExtent l="0" t="0" r="0"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18227" cy="1693903"/>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0E1F3018" wp14:editId="3F49A4D8">
            <wp:extent cx="2790825" cy="1677433"/>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10267" cy="1689119"/>
                    </a:xfrm>
                    <a:prstGeom prst="rect">
                      <a:avLst/>
                    </a:prstGeom>
                    <a:noFill/>
                  </pic:spPr>
                </pic:pic>
              </a:graphicData>
            </a:graphic>
          </wp:inline>
        </w:drawing>
      </w:r>
      <w:r>
        <w:rPr>
          <w:rFonts w:ascii="Times New Roman" w:hAnsi="Times New Roman" w:cs="Times New Roman"/>
          <w:noProof/>
          <w:sz w:val="24"/>
          <w:szCs w:val="24"/>
        </w:rPr>
        <w:drawing>
          <wp:inline distT="0" distB="0" distL="0" distR="0" wp14:anchorId="1424950B" wp14:editId="6AE08AD4">
            <wp:extent cx="2752725" cy="1654533"/>
            <wp:effectExtent l="0" t="0" r="0" b="3175"/>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60606" cy="1659270"/>
                    </a:xfrm>
                    <a:prstGeom prst="rect">
                      <a:avLst/>
                    </a:prstGeom>
                    <a:noFill/>
                  </pic:spPr>
                </pic:pic>
              </a:graphicData>
            </a:graphic>
          </wp:inline>
        </w:drawing>
      </w:r>
    </w:p>
    <w:p w14:paraId="5E837993" w14:textId="49D1EEB8" w:rsidR="00E30044" w:rsidRDefault="00E30044" w:rsidP="00E30044">
      <w:p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Figure</w:t>
      </w:r>
      <w:proofErr w:type="spellEnd"/>
      <w:r>
        <w:rPr>
          <w:rFonts w:ascii="Times New Roman" w:hAnsi="Times New Roman" w:cs="Times New Roman"/>
          <w:sz w:val="24"/>
          <w:szCs w:val="24"/>
        </w:rPr>
        <w:t xml:space="preserve"> 9: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correlation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parameters</w:t>
      </w:r>
      <w:proofErr w:type="spellEnd"/>
      <w:r>
        <w:rPr>
          <w:rFonts w:ascii="Times New Roman" w:hAnsi="Times New Roman" w:cs="Times New Roman"/>
          <w:sz w:val="24"/>
          <w:szCs w:val="24"/>
        </w:rPr>
        <w:t xml:space="preserve">: CO2, PM2.5, </w:t>
      </w:r>
      <w:proofErr w:type="spellStart"/>
      <w:r>
        <w:rPr>
          <w:rFonts w:ascii="Times New Roman" w:hAnsi="Times New Roman" w:cs="Times New Roman"/>
          <w:sz w:val="24"/>
          <w:szCs w:val="24"/>
        </w:rPr>
        <w:t>temperature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humidity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measured</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resteurants</w:t>
      </w:r>
      <w:proofErr w:type="spellEnd"/>
      <w:r>
        <w:rPr>
          <w:rFonts w:ascii="Times New Roman" w:hAnsi="Times New Roman" w:cs="Times New Roman"/>
          <w:sz w:val="24"/>
          <w:szCs w:val="24"/>
        </w:rPr>
        <w:t>.</w:t>
      </w:r>
    </w:p>
    <w:p w14:paraId="40949833" w14:textId="6DB48262" w:rsidR="008A0CFB" w:rsidRPr="008E710F" w:rsidRDefault="008A0CFB" w:rsidP="008E710F">
      <w:pPr>
        <w:keepNext/>
        <w:tabs>
          <w:tab w:val="left" w:pos="1104"/>
        </w:tabs>
        <w:spacing w:after="120" w:line="360" w:lineRule="auto"/>
        <w:jc w:val="center"/>
        <w:rPr>
          <w:rFonts w:ascii="Times New Roman" w:hAnsi="Times New Roman" w:cs="Times New Roman"/>
          <w:sz w:val="24"/>
          <w:szCs w:val="24"/>
        </w:rPr>
      </w:pPr>
    </w:p>
    <w:p w14:paraId="7318A45A" w14:textId="1C10C9F1" w:rsidR="008225EE" w:rsidRDefault="00423645" w:rsidP="00423645">
      <w:pPr>
        <w:spacing w:after="120" w:line="360" w:lineRule="auto"/>
        <w:jc w:val="both"/>
        <w:rPr>
          <w:rFonts w:ascii="Times New Roman" w:hAnsi="Times New Roman" w:cs="Times New Roman"/>
          <w:sz w:val="24"/>
          <w:szCs w:val="24"/>
        </w:rPr>
      </w:pPr>
      <w:r w:rsidRPr="00AA1C0F">
        <w:rPr>
          <w:rFonts w:ascii="Times New Roman" w:hAnsi="Times New Roman" w:cs="Times New Roman"/>
          <w:sz w:val="24"/>
          <w:szCs w:val="24"/>
        </w:rPr>
        <w:t xml:space="preserve">Şekil </w:t>
      </w:r>
      <w:r>
        <w:rPr>
          <w:rFonts w:ascii="Times New Roman" w:hAnsi="Times New Roman" w:cs="Times New Roman"/>
          <w:sz w:val="24"/>
          <w:szCs w:val="24"/>
        </w:rPr>
        <w:t>9</w:t>
      </w:r>
      <w:r w:rsidRPr="00AA1C0F">
        <w:rPr>
          <w:rFonts w:ascii="Times New Roman" w:hAnsi="Times New Roman" w:cs="Times New Roman"/>
          <w:sz w:val="24"/>
          <w:szCs w:val="24"/>
        </w:rPr>
        <w:t xml:space="preserve">’de </w:t>
      </w:r>
      <w:r>
        <w:rPr>
          <w:rFonts w:ascii="Times New Roman" w:hAnsi="Times New Roman" w:cs="Times New Roman"/>
          <w:sz w:val="24"/>
          <w:szCs w:val="24"/>
        </w:rPr>
        <w:t xml:space="preserve">restoranlarda </w:t>
      </w:r>
      <w:r w:rsidRPr="00AA1C0F">
        <w:rPr>
          <w:rFonts w:ascii="Times New Roman" w:hAnsi="Times New Roman" w:cs="Times New Roman"/>
          <w:sz w:val="24"/>
          <w:szCs w:val="24"/>
        </w:rPr>
        <w:t xml:space="preserve">yapılan ölçümlerde tüm parametrelerin değişimi arasındaki korelasyon verilmiştir. </w:t>
      </w:r>
      <w:r>
        <w:rPr>
          <w:rFonts w:ascii="Times New Roman" w:hAnsi="Times New Roman" w:cs="Times New Roman"/>
          <w:sz w:val="24"/>
          <w:szCs w:val="24"/>
        </w:rPr>
        <w:t xml:space="preserve">CO2 ile sıcaklık ve nem arasında tüm ölçümlerde anlamlı yüksek bir korelasyon </w:t>
      </w:r>
      <w:r w:rsidR="008225EE">
        <w:rPr>
          <w:rFonts w:ascii="Times New Roman" w:hAnsi="Times New Roman" w:cs="Times New Roman"/>
          <w:sz w:val="24"/>
          <w:szCs w:val="24"/>
        </w:rPr>
        <w:t xml:space="preserve">(R=0.89-0.98) </w:t>
      </w:r>
      <w:r>
        <w:rPr>
          <w:rFonts w:ascii="Times New Roman" w:hAnsi="Times New Roman" w:cs="Times New Roman"/>
          <w:sz w:val="24"/>
          <w:szCs w:val="24"/>
        </w:rPr>
        <w:t xml:space="preserve">olduğu görülmektedir. </w:t>
      </w:r>
      <w:r w:rsidR="008225EE">
        <w:rPr>
          <w:rFonts w:ascii="Times New Roman" w:hAnsi="Times New Roman" w:cs="Times New Roman"/>
          <w:sz w:val="24"/>
          <w:szCs w:val="24"/>
        </w:rPr>
        <w:t xml:space="preserve">PM2.5 ile sıcaklık ve nem arasında ise R4 hariç orta düzeyde bir korelasyon mevcuttur (R=0.72-0.86). R4 hariç PM2.5 ile CO2 ölçümleri arasındaki korelasyon </w:t>
      </w:r>
      <w:r w:rsidR="008E6882">
        <w:rPr>
          <w:rFonts w:ascii="Times New Roman" w:hAnsi="Times New Roman" w:cs="Times New Roman"/>
          <w:sz w:val="24"/>
          <w:szCs w:val="24"/>
        </w:rPr>
        <w:t xml:space="preserve">ise 0.77 ile </w:t>
      </w:r>
      <w:proofErr w:type="gramStart"/>
      <w:r w:rsidR="008E6882">
        <w:rPr>
          <w:rFonts w:ascii="Times New Roman" w:hAnsi="Times New Roman" w:cs="Times New Roman"/>
          <w:sz w:val="24"/>
          <w:szCs w:val="24"/>
        </w:rPr>
        <w:t>0.88</w:t>
      </w:r>
      <w:proofErr w:type="gramEnd"/>
      <w:r w:rsidR="008E6882">
        <w:rPr>
          <w:rFonts w:ascii="Times New Roman" w:hAnsi="Times New Roman" w:cs="Times New Roman"/>
          <w:sz w:val="24"/>
          <w:szCs w:val="24"/>
        </w:rPr>
        <w:t xml:space="preserve"> arasında değişmektedir. </w:t>
      </w:r>
    </w:p>
    <w:p w14:paraId="4B13B6CA" w14:textId="77777777" w:rsidR="008225EE" w:rsidRDefault="008225EE" w:rsidP="00423645">
      <w:pPr>
        <w:spacing w:after="120" w:line="360" w:lineRule="auto"/>
        <w:jc w:val="both"/>
        <w:rPr>
          <w:rFonts w:ascii="Times New Roman" w:hAnsi="Times New Roman" w:cs="Times New Roman"/>
          <w:sz w:val="24"/>
          <w:szCs w:val="24"/>
        </w:rPr>
      </w:pPr>
    </w:p>
    <w:p w14:paraId="19207D69" w14:textId="77777777" w:rsidR="001D6036" w:rsidRDefault="008E6882" w:rsidP="001D6036">
      <w:pPr>
        <w:keepNext/>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Tüm ölçümler boyunca sıcaklık ve nem ölçümleri çok az değişim göstermiştir. Sıcaklık ölçümlerindeki standart sapma 0.1 ile 1.3 </w:t>
      </w:r>
      <w:proofErr w:type="spellStart"/>
      <w:r>
        <w:rPr>
          <w:rFonts w:ascii="Times New Roman" w:hAnsi="Times New Roman" w:cs="Times New Roman"/>
          <w:sz w:val="24"/>
          <w:szCs w:val="24"/>
        </w:rPr>
        <w:t>oC</w:t>
      </w:r>
      <w:proofErr w:type="spellEnd"/>
      <w:r>
        <w:rPr>
          <w:rFonts w:ascii="Times New Roman" w:hAnsi="Times New Roman" w:cs="Times New Roman"/>
          <w:sz w:val="24"/>
          <w:szCs w:val="24"/>
        </w:rPr>
        <w:t xml:space="preserve"> arasında, nem ölçümlerinde </w:t>
      </w:r>
      <w:proofErr w:type="gramStart"/>
      <w:r>
        <w:rPr>
          <w:rFonts w:ascii="Times New Roman" w:hAnsi="Times New Roman" w:cs="Times New Roman"/>
          <w:sz w:val="24"/>
          <w:szCs w:val="24"/>
        </w:rPr>
        <w:t>% 0.4</w:t>
      </w:r>
      <w:proofErr w:type="gramEnd"/>
      <w:r>
        <w:rPr>
          <w:rFonts w:ascii="Times New Roman" w:hAnsi="Times New Roman" w:cs="Times New Roman"/>
          <w:sz w:val="24"/>
          <w:szCs w:val="24"/>
        </w:rPr>
        <w:t xml:space="preserve"> ile % 2.3 arasında değişmektedir (Tablo 2). Bu küçük değişimler ve kısa süreli bir izleme çalışması olmasına rağmen CO2 ve PM2.5 konsantrasyon değişimi üzerinde önemli etkenler olduğu anlaşılmaktad</w:t>
      </w:r>
      <w:r w:rsidR="001D6036">
        <w:rPr>
          <w:rFonts w:ascii="Times New Roman" w:hAnsi="Times New Roman" w:cs="Times New Roman"/>
          <w:sz w:val="24"/>
          <w:szCs w:val="24"/>
        </w:rPr>
        <w:t xml:space="preserve">ır. İlerde yapılacak çalışmalarla bu kapalı alanlarda çok daha uzun sürelerde takip </w:t>
      </w:r>
      <w:r w:rsidR="001D6036">
        <w:rPr>
          <w:rFonts w:ascii="Times New Roman" w:hAnsi="Times New Roman" w:cs="Times New Roman"/>
          <w:sz w:val="24"/>
          <w:szCs w:val="24"/>
        </w:rPr>
        <w:lastRenderedPageBreak/>
        <w:t>edilerek bu parametreler arasındaki ilişkinin ortaya çıkarılması gerekir. ……………………………………………….</w:t>
      </w:r>
    </w:p>
    <w:p w14:paraId="3E20FF5D" w14:textId="47977997" w:rsidR="00AD6B99" w:rsidRPr="008E710F" w:rsidRDefault="00556FD3" w:rsidP="001D6036">
      <w:pPr>
        <w:keepNext/>
        <w:spacing w:after="120" w:line="360" w:lineRule="auto"/>
        <w:jc w:val="both"/>
        <w:rPr>
          <w:rFonts w:ascii="Times New Roman" w:hAnsi="Times New Roman" w:cs="Times New Roman"/>
          <w:sz w:val="24"/>
          <w:szCs w:val="24"/>
        </w:rPr>
      </w:pPr>
      <w:r w:rsidRPr="008E710F">
        <w:rPr>
          <w:sz w:val="24"/>
          <w:szCs w:val="24"/>
        </w:rPr>
        <w:t xml:space="preserve">         </w:t>
      </w:r>
    </w:p>
    <w:p w14:paraId="48B60409" w14:textId="0912D2E6" w:rsidR="006B488F" w:rsidRPr="008E710F" w:rsidRDefault="00AA6A6F" w:rsidP="008E710F">
      <w:pPr>
        <w:pStyle w:val="TezMetni15aralkl"/>
        <w:spacing w:after="120" w:line="360" w:lineRule="auto"/>
        <w:jc w:val="both"/>
        <w:rPr>
          <w:lang w:val="tr-TR"/>
        </w:rPr>
      </w:pPr>
      <w:r>
        <w:rPr>
          <w:lang w:val="tr-TR"/>
        </w:rPr>
        <w:t>Kapalı alanlarda h</w:t>
      </w:r>
      <w:r w:rsidR="006B488F" w:rsidRPr="008E710F">
        <w:rPr>
          <w:lang w:val="tr-TR"/>
        </w:rPr>
        <w:t>ava değişim katsayısının (ACH) enfeksiyon kontrolü için en az 6 olması önerilmektedir</w:t>
      </w:r>
      <w:r>
        <w:rPr>
          <w:lang w:val="tr-TR"/>
        </w:rPr>
        <w:t xml:space="preserve"> (…..)</w:t>
      </w:r>
      <w:r w:rsidR="006B488F" w:rsidRPr="008E710F">
        <w:rPr>
          <w:lang w:val="tr-TR"/>
        </w:rPr>
        <w:t>. Bu da her 10 dakikada bir taze hava değişimi demektir ve ortalama her yarım saatte bir ortam havası tamamen temiz hava ile değişmiş olacaktır. Enfeksiyon riskinde önemli unsur enfekte ortamdaki viral yük ve ortamda kalış süresidir. Bu nedenle sık ve iyi havalandırılan mekanlarda risk minimum olacaktır.</w:t>
      </w:r>
      <w:r w:rsidR="009C1897" w:rsidRPr="008E710F">
        <w:rPr>
          <w:lang w:val="tr-TR"/>
        </w:rPr>
        <w:t xml:space="preserve"> </w:t>
      </w:r>
      <w:r>
        <w:rPr>
          <w:lang w:val="tr-TR"/>
        </w:rPr>
        <w:t>İyi bir doğal havalandırma göstergesi olarak ise CO2 izlemesi önemlidir. S</w:t>
      </w:r>
      <w:r w:rsidR="006B488F" w:rsidRPr="008E710F">
        <w:rPr>
          <w:lang w:val="tr-TR"/>
        </w:rPr>
        <w:t>algın kontrolü için iç hava kalitesi iyileştirme yönetimin</w:t>
      </w:r>
      <w:r>
        <w:rPr>
          <w:lang w:val="tr-TR"/>
        </w:rPr>
        <w:t>lerini</w:t>
      </w:r>
      <w:r w:rsidR="006B488F" w:rsidRPr="008E710F">
        <w:rPr>
          <w:lang w:val="tr-TR"/>
        </w:rPr>
        <w:t xml:space="preserve"> gösteren</w:t>
      </w:r>
      <w:r>
        <w:rPr>
          <w:lang w:val="tr-TR"/>
        </w:rPr>
        <w:t xml:space="preserve"> bir</w:t>
      </w:r>
      <w:r w:rsidR="006B488F" w:rsidRPr="008E710F">
        <w:rPr>
          <w:lang w:val="tr-TR"/>
        </w:rPr>
        <w:t xml:space="preserve"> akış diyagramı </w:t>
      </w:r>
      <w:r>
        <w:rPr>
          <w:lang w:val="tr-TR"/>
        </w:rPr>
        <w:t xml:space="preserve">oluşturulmuş ve Şekil 10’da </w:t>
      </w:r>
      <w:r w:rsidR="006B488F" w:rsidRPr="008E710F">
        <w:rPr>
          <w:lang w:val="tr-TR"/>
        </w:rPr>
        <w:t>gösterilmiştir.</w:t>
      </w:r>
    </w:p>
    <w:p w14:paraId="09C5AFE1" w14:textId="69C1B17E" w:rsidR="006B488F" w:rsidRPr="008E710F" w:rsidRDefault="006B488F" w:rsidP="008E710F">
      <w:pPr>
        <w:autoSpaceDE w:val="0"/>
        <w:autoSpaceDN w:val="0"/>
        <w:adjustRightInd w:val="0"/>
        <w:spacing w:after="120" w:line="360" w:lineRule="auto"/>
        <w:jc w:val="center"/>
        <w:rPr>
          <w:rFonts w:ascii="Times New Roman" w:hAnsi="Times New Roman" w:cs="Times New Roman"/>
          <w:sz w:val="24"/>
          <w:szCs w:val="24"/>
        </w:rPr>
      </w:pPr>
      <w:r w:rsidRPr="008E710F">
        <w:rPr>
          <w:rFonts w:ascii="Times New Roman" w:eastAsia="Calibri" w:hAnsi="Times New Roman" w:cs="Times New Roman"/>
          <w:noProof/>
          <w:color w:val="222222"/>
          <w:sz w:val="24"/>
          <w:szCs w:val="24"/>
          <w:shd w:val="clear" w:color="auto" w:fill="FFFFFF"/>
          <w:lang w:val="en-GB" w:eastAsia="en-GB"/>
        </w:rPr>
        <w:drawing>
          <wp:inline distT="0" distB="0" distL="0" distR="0" wp14:anchorId="3210BF89" wp14:editId="66916B17">
            <wp:extent cx="4385310" cy="2921159"/>
            <wp:effectExtent l="19050" t="19050" r="15240" b="1270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87358" cy="2922523"/>
                    </a:xfrm>
                    <a:prstGeom prst="rect">
                      <a:avLst/>
                    </a:prstGeom>
                    <a:noFill/>
                    <a:ln w="6350" cmpd="sng">
                      <a:solidFill>
                        <a:srgbClr val="000000"/>
                      </a:solidFill>
                      <a:miter lim="800000"/>
                      <a:headEnd/>
                      <a:tailEnd/>
                    </a:ln>
                    <a:effectLst/>
                  </pic:spPr>
                </pic:pic>
              </a:graphicData>
            </a:graphic>
          </wp:inline>
        </w:drawing>
      </w:r>
    </w:p>
    <w:p w14:paraId="2F9CAE57" w14:textId="027E27E7" w:rsidR="004E1FDC" w:rsidRPr="008E710F" w:rsidRDefault="00AA6A6F" w:rsidP="008E710F">
      <w:pPr>
        <w:pStyle w:val="Caption"/>
        <w:spacing w:after="120" w:line="360" w:lineRule="auto"/>
        <w:jc w:val="center"/>
        <w:rPr>
          <w:b w:val="0"/>
          <w:bCs w:val="0"/>
          <w:sz w:val="24"/>
          <w:szCs w:val="24"/>
          <w:lang w:val="tr-TR"/>
        </w:rPr>
      </w:pPr>
      <w:bookmarkStart w:id="47" w:name="_Hlk74680542"/>
      <w:proofErr w:type="spellStart"/>
      <w:r>
        <w:rPr>
          <w:sz w:val="24"/>
          <w:szCs w:val="24"/>
          <w:lang w:val="tr-TR"/>
        </w:rPr>
        <w:t>Figure</w:t>
      </w:r>
      <w:proofErr w:type="spellEnd"/>
      <w:r w:rsidR="006B488F" w:rsidRPr="008E710F">
        <w:rPr>
          <w:sz w:val="24"/>
          <w:szCs w:val="24"/>
          <w:lang w:val="tr-TR"/>
        </w:rPr>
        <w:t xml:space="preserve"> </w:t>
      </w:r>
      <w:r w:rsidR="00994DD0" w:rsidRPr="008E710F">
        <w:rPr>
          <w:sz w:val="24"/>
          <w:szCs w:val="24"/>
          <w:lang w:val="tr-TR"/>
        </w:rPr>
        <w:t>1</w:t>
      </w:r>
      <w:r>
        <w:rPr>
          <w:sz w:val="24"/>
          <w:szCs w:val="24"/>
          <w:lang w:val="tr-TR"/>
        </w:rPr>
        <w:t>0</w:t>
      </w:r>
      <w:r w:rsidR="006B488F" w:rsidRPr="008E710F">
        <w:rPr>
          <w:sz w:val="24"/>
          <w:szCs w:val="24"/>
          <w:lang w:val="tr-TR"/>
        </w:rPr>
        <w:t>.</w:t>
      </w:r>
      <w:r w:rsidR="006B488F" w:rsidRPr="008E710F">
        <w:rPr>
          <w:b w:val="0"/>
          <w:bCs w:val="0"/>
          <w:sz w:val="24"/>
          <w:szCs w:val="24"/>
          <w:lang w:val="tr-TR"/>
        </w:rPr>
        <w:t xml:space="preserve"> </w:t>
      </w:r>
      <w:proofErr w:type="spellStart"/>
      <w:r>
        <w:rPr>
          <w:b w:val="0"/>
          <w:bCs w:val="0"/>
          <w:sz w:val="24"/>
          <w:szCs w:val="24"/>
          <w:lang w:val="tr-TR"/>
        </w:rPr>
        <w:t>Infection</w:t>
      </w:r>
      <w:proofErr w:type="spellEnd"/>
      <w:r>
        <w:rPr>
          <w:b w:val="0"/>
          <w:bCs w:val="0"/>
          <w:sz w:val="24"/>
          <w:szCs w:val="24"/>
          <w:lang w:val="tr-TR"/>
        </w:rPr>
        <w:t xml:space="preserve"> </w:t>
      </w:r>
      <w:proofErr w:type="spellStart"/>
      <w:r>
        <w:rPr>
          <w:b w:val="0"/>
          <w:bCs w:val="0"/>
          <w:sz w:val="24"/>
          <w:szCs w:val="24"/>
          <w:lang w:val="tr-TR"/>
        </w:rPr>
        <w:t>control</w:t>
      </w:r>
      <w:proofErr w:type="spellEnd"/>
      <w:r>
        <w:rPr>
          <w:b w:val="0"/>
          <w:bCs w:val="0"/>
          <w:sz w:val="24"/>
          <w:szCs w:val="24"/>
          <w:lang w:val="tr-TR"/>
        </w:rPr>
        <w:t xml:space="preserve"> plan </w:t>
      </w:r>
      <w:proofErr w:type="spellStart"/>
      <w:r>
        <w:rPr>
          <w:b w:val="0"/>
          <w:bCs w:val="0"/>
          <w:sz w:val="24"/>
          <w:szCs w:val="24"/>
          <w:lang w:val="tr-TR"/>
        </w:rPr>
        <w:t>for</w:t>
      </w:r>
      <w:proofErr w:type="spellEnd"/>
      <w:r>
        <w:rPr>
          <w:b w:val="0"/>
          <w:bCs w:val="0"/>
          <w:sz w:val="24"/>
          <w:szCs w:val="24"/>
          <w:lang w:val="tr-TR"/>
        </w:rPr>
        <w:t xml:space="preserve"> </w:t>
      </w:r>
      <w:proofErr w:type="spellStart"/>
      <w:r>
        <w:rPr>
          <w:b w:val="0"/>
          <w:bCs w:val="0"/>
          <w:sz w:val="24"/>
          <w:szCs w:val="24"/>
          <w:lang w:val="tr-TR"/>
        </w:rPr>
        <w:t>indoor</w:t>
      </w:r>
      <w:proofErr w:type="spellEnd"/>
      <w:r>
        <w:rPr>
          <w:b w:val="0"/>
          <w:bCs w:val="0"/>
          <w:sz w:val="24"/>
          <w:szCs w:val="24"/>
          <w:lang w:val="tr-TR"/>
        </w:rPr>
        <w:t xml:space="preserve"> </w:t>
      </w:r>
      <w:proofErr w:type="spellStart"/>
      <w:r>
        <w:rPr>
          <w:b w:val="0"/>
          <w:bCs w:val="0"/>
          <w:sz w:val="24"/>
          <w:szCs w:val="24"/>
          <w:lang w:val="tr-TR"/>
        </w:rPr>
        <w:t>areas</w:t>
      </w:r>
      <w:proofErr w:type="spellEnd"/>
      <w:r>
        <w:rPr>
          <w:b w:val="0"/>
          <w:bCs w:val="0"/>
          <w:sz w:val="24"/>
          <w:szCs w:val="24"/>
          <w:lang w:val="tr-TR"/>
        </w:rPr>
        <w:t xml:space="preserve">. </w:t>
      </w:r>
      <w:bookmarkEnd w:id="47"/>
    </w:p>
    <w:p w14:paraId="39F62E79" w14:textId="7266B120" w:rsidR="006B488F" w:rsidRPr="008E710F" w:rsidRDefault="006B488F" w:rsidP="008E710F">
      <w:pPr>
        <w:pStyle w:val="TezMetni15aralkl"/>
        <w:spacing w:after="120" w:line="360" w:lineRule="auto"/>
        <w:jc w:val="both"/>
        <w:rPr>
          <w:lang w:val="tr-TR"/>
        </w:rPr>
      </w:pPr>
      <w:r w:rsidRPr="008E710F">
        <w:rPr>
          <w:lang w:val="tr-TR"/>
        </w:rPr>
        <w:t>İç mekanlarda virüs bulaşma riskinin azaltılmasında iyi bir havalandırması olmayan (&lt;6 ACH) durumlarda taşınabilir hava temizleyiciler kullanılabilir. HEPA filtreli hava temizleyiciler insan sağlığı açısından risksizdir ve %99 üzerinde verimle &lt;1 mikrometre boyutlu partikülleri tutabilmektedir</w:t>
      </w:r>
      <w:r w:rsidR="008B21EF">
        <w:rPr>
          <w:lang w:val="tr-TR"/>
        </w:rPr>
        <w:t xml:space="preserve"> (…..)</w:t>
      </w:r>
      <w:r w:rsidRPr="008E710F">
        <w:rPr>
          <w:lang w:val="tr-TR"/>
        </w:rPr>
        <w:t xml:space="preserve">. Tüm bunların ötesinde yeterli havalandırma olmayan veya teknik olarak merkezi havalandırma filtrasyonunun </w:t>
      </w:r>
      <w:r w:rsidR="008B21EF" w:rsidRPr="008E710F">
        <w:rPr>
          <w:lang w:val="tr-TR"/>
        </w:rPr>
        <w:t xml:space="preserve">(&gt;MERV 13 filtre) </w:t>
      </w:r>
      <w:r w:rsidRPr="008E710F">
        <w:rPr>
          <w:lang w:val="tr-TR"/>
        </w:rPr>
        <w:t xml:space="preserve">arttırılamadığı durumlarda alanlarda insan sağlığı açısından zararlı olmayan </w:t>
      </w:r>
      <w:r w:rsidR="008B21EF">
        <w:rPr>
          <w:lang w:val="tr-TR"/>
        </w:rPr>
        <w:t xml:space="preserve">“ozon free” </w:t>
      </w:r>
      <w:r w:rsidRPr="008E710F">
        <w:rPr>
          <w:lang w:val="tr-TR"/>
        </w:rPr>
        <w:t xml:space="preserve">dezenfeksiyon yöntemleri tercih edilmelidir. Özellikle kış dönemlerinde </w:t>
      </w:r>
      <w:r w:rsidR="008B21EF">
        <w:rPr>
          <w:lang w:val="tr-TR"/>
        </w:rPr>
        <w:t xml:space="preserve">merkezi havalandırmalarda </w:t>
      </w:r>
      <w:r w:rsidRPr="008E710F">
        <w:rPr>
          <w:lang w:val="tr-TR"/>
        </w:rPr>
        <w:t>%100 dış ortam havasının kullanımı enerji maaliyetlerinin artmasına neden olacağından yukarıda tanımlanan yöntemlerin kullanımı</w:t>
      </w:r>
      <w:r w:rsidR="008B21EF">
        <w:rPr>
          <w:lang w:val="tr-TR"/>
        </w:rPr>
        <w:t>nın değerlendirlmesi</w:t>
      </w:r>
      <w:r w:rsidRPr="008E710F">
        <w:rPr>
          <w:lang w:val="tr-TR"/>
        </w:rPr>
        <w:t>, denetlenmesi ve yeni teknolojilerin gelişimi için teşvik edilmesi oldukça önemlidir.</w:t>
      </w:r>
    </w:p>
    <w:p w14:paraId="22A296F4" w14:textId="5285D0E0" w:rsidR="00713FD1" w:rsidRPr="008E710F" w:rsidRDefault="00713FD1" w:rsidP="008E710F">
      <w:pPr>
        <w:pStyle w:val="TezMetni15aralkl"/>
        <w:spacing w:after="240" w:line="360" w:lineRule="auto"/>
        <w:jc w:val="both"/>
        <w:rPr>
          <w:lang w:val="tr-TR"/>
        </w:rPr>
      </w:pPr>
    </w:p>
    <w:p w14:paraId="13221C76" w14:textId="4DE3A748" w:rsidR="00713FD1" w:rsidRPr="006E6E1B" w:rsidRDefault="006E6E1B" w:rsidP="008E710F">
      <w:pPr>
        <w:pStyle w:val="TezMetni15aralkl"/>
        <w:spacing w:after="240" w:line="360" w:lineRule="auto"/>
        <w:jc w:val="both"/>
        <w:rPr>
          <w:b/>
          <w:bCs/>
          <w:lang w:val="tr-TR"/>
        </w:rPr>
      </w:pPr>
      <w:r w:rsidRPr="006E6E1B">
        <w:rPr>
          <w:b/>
          <w:bCs/>
          <w:lang w:val="tr-TR"/>
        </w:rPr>
        <w:t>Conclusion</w:t>
      </w:r>
    </w:p>
    <w:p w14:paraId="0EC7C74B" w14:textId="35E6B1CC" w:rsidR="00713FD1" w:rsidRPr="006E6E1B" w:rsidRDefault="00BE2DFE" w:rsidP="008E710F">
      <w:pPr>
        <w:pStyle w:val="TezMetni15aralkl"/>
        <w:spacing w:after="240" w:line="360" w:lineRule="auto"/>
        <w:jc w:val="both"/>
        <w:rPr>
          <w:lang w:val="tr-TR"/>
        </w:rPr>
      </w:pPr>
      <w:r w:rsidRPr="006E6E1B">
        <w:rPr>
          <w:lang w:val="tr-TR"/>
        </w:rPr>
        <w:t xml:space="preserve">To the best of our knowledge, this is the first study of the use of CO2 sensors for monitoring in the metrobus, shopping centers, markets and restaurants in Istanbul and even in Turkey. </w:t>
      </w:r>
      <w:r w:rsidR="008E5FFC" w:rsidRPr="006E6E1B">
        <w:rPr>
          <w:lang w:val="tr-TR"/>
        </w:rPr>
        <w:t>Seçilen alanlarda CO2 konsnatrasyonu ortalama</w:t>
      </w:r>
      <w:r w:rsidR="00A752B3">
        <w:rPr>
          <w:lang w:val="tr-TR"/>
        </w:rPr>
        <w:t xml:space="preserve"> 500 </w:t>
      </w:r>
      <w:r w:rsidR="008E5FFC" w:rsidRPr="006E6E1B">
        <w:rPr>
          <w:lang w:val="tr-TR"/>
        </w:rPr>
        <w:t xml:space="preserve">ppm ile </w:t>
      </w:r>
      <w:r w:rsidR="00A752B3">
        <w:rPr>
          <w:lang w:val="tr-TR"/>
        </w:rPr>
        <w:t xml:space="preserve">900 </w:t>
      </w:r>
      <w:r w:rsidR="008E5FFC" w:rsidRPr="006E6E1B">
        <w:rPr>
          <w:lang w:val="tr-TR"/>
        </w:rPr>
        <w:t xml:space="preserve">ppm arasında gözlenmiş ve en riskli kapalı alan olarak </w:t>
      </w:r>
      <w:r w:rsidR="00A752B3">
        <w:rPr>
          <w:lang w:val="tr-TR"/>
        </w:rPr>
        <w:t xml:space="preserve">restoranlar </w:t>
      </w:r>
      <w:r w:rsidR="008E5FFC" w:rsidRPr="006E6E1B">
        <w:rPr>
          <w:lang w:val="tr-TR"/>
        </w:rPr>
        <w:t xml:space="preserve">belirlenmiştir. </w:t>
      </w:r>
      <w:r w:rsidR="00613EFA" w:rsidRPr="006E6E1B">
        <w:rPr>
          <w:lang w:val="tr-TR"/>
        </w:rPr>
        <w:t xml:space="preserve">Salgın riskinin iç ortamlarda kontrol altında tutulması için </w:t>
      </w:r>
      <w:r w:rsidR="00B21A29" w:rsidRPr="006E6E1B">
        <w:rPr>
          <w:lang w:val="tr-TR"/>
        </w:rPr>
        <w:t xml:space="preserve">havalandırmanın CO2’in izlenmesi ile yönetilmesi gerekmektedir. </w:t>
      </w:r>
      <w:r w:rsidR="008E5FFC" w:rsidRPr="006E6E1B">
        <w:rPr>
          <w:lang w:val="tr-TR"/>
        </w:rPr>
        <w:t xml:space="preserve">Genel uygulamada </w:t>
      </w:r>
      <w:r w:rsidR="00B21A29" w:rsidRPr="006E6E1B">
        <w:rPr>
          <w:lang w:val="tr-TR"/>
        </w:rPr>
        <w:t xml:space="preserve">merkezi havalandırma yapılan iç ortamlarda havalandırma kanalına yerleştirilen bir CO2 sensörü ile </w:t>
      </w:r>
      <w:r w:rsidR="008E5FFC" w:rsidRPr="006E6E1B">
        <w:rPr>
          <w:lang w:val="tr-TR"/>
        </w:rPr>
        <w:t xml:space="preserve">yüksek değerlere set edilerek (&gt;1500 ppm) </w:t>
      </w:r>
      <w:r w:rsidR="00B21A29" w:rsidRPr="006E6E1B">
        <w:rPr>
          <w:lang w:val="tr-TR"/>
        </w:rPr>
        <w:t xml:space="preserve">dış hava besleme oranı otomatik belirlenmektedir. Pandemi döneminde </w:t>
      </w:r>
      <w:r w:rsidR="008E5FFC" w:rsidRPr="006E6E1B">
        <w:rPr>
          <w:lang w:val="tr-TR"/>
        </w:rPr>
        <w:t xml:space="preserve">ise </w:t>
      </w:r>
      <w:r w:rsidR="00B21A29" w:rsidRPr="006E6E1B">
        <w:rPr>
          <w:lang w:val="tr-TR"/>
        </w:rPr>
        <w:t xml:space="preserve">ilk önlem olarak tüm merkezi havalandırmaların </w:t>
      </w:r>
      <w:r w:rsidR="00182E52" w:rsidRPr="006E6E1B">
        <w:rPr>
          <w:lang w:val="tr-TR"/>
        </w:rPr>
        <w:t>%100 temiz dış ortam havası ile çalıştırılması önerilmiştir. Ancak bu durum sürdürülebilir değildir ve yüksek enerji maliyeti ve CO2 salımına sebep olmaktadır.</w:t>
      </w:r>
      <w:r w:rsidR="00B21A29" w:rsidRPr="006E6E1B">
        <w:rPr>
          <w:lang w:val="tr-TR"/>
        </w:rPr>
        <w:t xml:space="preserve"> Kalabalık halka açık kapalı alanlarda merkezi havalandırma olması durumunda veya doğal havalandırma olan alanlarda mutlaka iç ortamdaki solunan havadaki CO2 izlemek ve havalandırma yönetimini</w:t>
      </w:r>
      <w:r w:rsidR="00182E52" w:rsidRPr="006E6E1B">
        <w:rPr>
          <w:lang w:val="tr-TR"/>
        </w:rPr>
        <w:t xml:space="preserve"> veya hava temizleme için ek önlemleri (HEPA/UV içeren portatif hava temizleyici kullanmak)</w:t>
      </w:r>
      <w:r w:rsidR="00B21A29" w:rsidRPr="006E6E1B">
        <w:rPr>
          <w:lang w:val="tr-TR"/>
        </w:rPr>
        <w:t xml:space="preserve"> buna göre yapmak gerekir.</w:t>
      </w:r>
      <w:r w:rsidR="008E5FFC" w:rsidRPr="006E6E1B">
        <w:rPr>
          <w:lang w:val="tr-TR"/>
        </w:rPr>
        <w:t xml:space="preserve"> CO2 izlemesi bu alanlarda görsel olarak trafik ışığı sisteminde </w:t>
      </w:r>
      <w:r w:rsidR="006E6E1B" w:rsidRPr="006E6E1B">
        <w:rPr>
          <w:lang w:val="tr-TR"/>
        </w:rPr>
        <w:t xml:space="preserve">(kırmızı, sarı ve yeşil renkler) </w:t>
      </w:r>
      <w:r w:rsidR="008E5FFC" w:rsidRPr="006E6E1B">
        <w:rPr>
          <w:lang w:val="tr-TR"/>
        </w:rPr>
        <w:t xml:space="preserve">herkesin görebileceği şekilde yayınlanırsa kişiler bu ortamlarda güvende olup olmadıklarını bilebilirler. </w:t>
      </w:r>
      <w:r w:rsidR="00A752B3">
        <w:rPr>
          <w:lang w:val="tr-TR"/>
        </w:rPr>
        <w:t xml:space="preserve">Ayrıca </w:t>
      </w:r>
      <w:r w:rsidR="00F87ED0">
        <w:rPr>
          <w:lang w:val="tr-TR"/>
        </w:rPr>
        <w:t>kapalı iç mekanların (toplantı salonları, konser alanları, sınıflar vb)</w:t>
      </w:r>
      <w:r w:rsidR="00A752B3">
        <w:rPr>
          <w:lang w:val="tr-TR"/>
        </w:rPr>
        <w:t xml:space="preserve"> </w:t>
      </w:r>
      <w:r w:rsidR="00F87ED0">
        <w:rPr>
          <w:lang w:val="tr-TR"/>
        </w:rPr>
        <w:t xml:space="preserve">kullanıldığı zamanlardaki </w:t>
      </w:r>
      <w:r w:rsidR="00A752B3">
        <w:rPr>
          <w:lang w:val="tr-TR"/>
        </w:rPr>
        <w:t>CO2 izleme</w:t>
      </w:r>
      <w:r w:rsidR="00F87ED0">
        <w:rPr>
          <w:lang w:val="tr-TR"/>
        </w:rPr>
        <w:t xml:space="preserve">si yapılarak havalandırma performansı test edilmeli ve bir iç hava kalitesi veya havalandırma performansı sertifikasyon sistemi geliştirilmelidir. </w:t>
      </w:r>
      <w:r w:rsidR="006E6E1B" w:rsidRPr="006E6E1B">
        <w:rPr>
          <w:lang w:val="tr-TR"/>
        </w:rPr>
        <w:t xml:space="preserve">Bu çalışma ile bir ön tespit yapılmak istenmiştir. </w:t>
      </w:r>
      <w:r w:rsidRPr="006E6E1B">
        <w:rPr>
          <w:lang w:val="tr-TR"/>
        </w:rPr>
        <w:t>Further research is required to determine indoor CO2 concentrations</w:t>
      </w:r>
      <w:r w:rsidR="006E6E1B" w:rsidRPr="006E6E1B">
        <w:rPr>
          <w:lang w:val="tr-TR"/>
        </w:rPr>
        <w:t xml:space="preserve"> during long-term </w:t>
      </w:r>
      <w:r w:rsidRPr="006E6E1B">
        <w:rPr>
          <w:lang w:val="tr-TR"/>
        </w:rPr>
        <w:t xml:space="preserve">and to define optimal </w:t>
      </w:r>
      <w:r w:rsidR="00F87ED0">
        <w:rPr>
          <w:lang w:val="tr-TR"/>
        </w:rPr>
        <w:t xml:space="preserve">ventilation </w:t>
      </w:r>
      <w:r w:rsidRPr="006E6E1B">
        <w:rPr>
          <w:lang w:val="tr-TR"/>
        </w:rPr>
        <w:t xml:space="preserve">strategies to achieve target CO2 levels in </w:t>
      </w:r>
      <w:r w:rsidR="006E6E1B" w:rsidRPr="006E6E1B">
        <w:rPr>
          <w:lang w:val="tr-TR"/>
        </w:rPr>
        <w:t>every indoor areas.</w:t>
      </w:r>
    </w:p>
    <w:p w14:paraId="6729592F" w14:textId="384F5E08" w:rsidR="006E6E1B" w:rsidRDefault="006E6E1B" w:rsidP="008E710F">
      <w:pPr>
        <w:pStyle w:val="TezMetni15aralkl"/>
        <w:spacing w:after="240" w:line="360" w:lineRule="auto"/>
        <w:jc w:val="both"/>
        <w:rPr>
          <w:color w:val="0070C0"/>
          <w:lang w:val="tr-TR"/>
        </w:rPr>
      </w:pPr>
    </w:p>
    <w:p w14:paraId="57D71958" w14:textId="71F426E6" w:rsidR="006E6E1B" w:rsidRDefault="006E6E1B" w:rsidP="008E710F">
      <w:pPr>
        <w:pStyle w:val="TezMetni15aralkl"/>
        <w:spacing w:after="240" w:line="360" w:lineRule="auto"/>
        <w:jc w:val="both"/>
        <w:rPr>
          <w:color w:val="0070C0"/>
          <w:lang w:val="tr-TR"/>
        </w:rPr>
      </w:pPr>
    </w:p>
    <w:p w14:paraId="3E852EE7" w14:textId="56A6BFE2" w:rsidR="006E6E1B" w:rsidRPr="00F06F48" w:rsidRDefault="00F06F48" w:rsidP="008E710F">
      <w:pPr>
        <w:pStyle w:val="TezMetni15aralkl"/>
        <w:spacing w:after="240" w:line="360" w:lineRule="auto"/>
        <w:jc w:val="both"/>
        <w:rPr>
          <w:b/>
          <w:bCs/>
          <w:lang w:val="tr-TR"/>
        </w:rPr>
      </w:pPr>
      <w:r w:rsidRPr="00F06F48">
        <w:rPr>
          <w:b/>
          <w:bCs/>
          <w:lang w:val="tr-TR"/>
        </w:rPr>
        <w:t>Acknowledge</w:t>
      </w:r>
    </w:p>
    <w:p w14:paraId="561C177E" w14:textId="3A10EC6C" w:rsidR="00F06F48" w:rsidRPr="00F06F48" w:rsidRDefault="00F06F48" w:rsidP="008E710F">
      <w:pPr>
        <w:pStyle w:val="TezMetni15aralkl"/>
        <w:spacing w:after="240" w:line="360" w:lineRule="auto"/>
        <w:jc w:val="both"/>
        <w:rPr>
          <w:lang w:val="tr-TR"/>
        </w:rPr>
      </w:pPr>
      <w:r w:rsidRPr="00F06F48">
        <w:rPr>
          <w:lang w:val="tr-TR"/>
        </w:rPr>
        <w:t>Airqoon, Barış…</w:t>
      </w:r>
    </w:p>
    <w:p w14:paraId="44D82349" w14:textId="77777777" w:rsidR="006E6E1B" w:rsidRDefault="006E6E1B" w:rsidP="008E710F">
      <w:pPr>
        <w:pStyle w:val="TezMetni15aralkl"/>
        <w:spacing w:after="240" w:line="360" w:lineRule="auto"/>
        <w:jc w:val="both"/>
        <w:rPr>
          <w:color w:val="0070C0"/>
          <w:lang w:val="tr-TR"/>
        </w:rPr>
      </w:pPr>
    </w:p>
    <w:p w14:paraId="6C1A5C96" w14:textId="77777777" w:rsidR="006E6E1B" w:rsidRDefault="006E6E1B" w:rsidP="00BE2DFE">
      <w:pPr>
        <w:pStyle w:val="TezMetni15aralkl"/>
        <w:spacing w:after="240" w:line="360" w:lineRule="auto"/>
        <w:jc w:val="both"/>
        <w:rPr>
          <w:color w:val="0070C0"/>
          <w:lang w:val="tr-TR"/>
        </w:rPr>
      </w:pPr>
    </w:p>
    <w:p w14:paraId="135EF765" w14:textId="3D4587E0" w:rsidR="00613EFA" w:rsidRDefault="00613EFA" w:rsidP="008E710F">
      <w:pPr>
        <w:pStyle w:val="TezMetni15aralkl"/>
        <w:spacing w:after="240" w:line="360" w:lineRule="auto"/>
        <w:jc w:val="both"/>
        <w:rPr>
          <w:color w:val="0070C0"/>
          <w:lang w:val="tr-TR"/>
        </w:rPr>
      </w:pPr>
    </w:p>
    <w:p w14:paraId="2F7A8055" w14:textId="77777777" w:rsidR="00613EFA" w:rsidRPr="00613EFA" w:rsidRDefault="00613EFA" w:rsidP="008E710F">
      <w:pPr>
        <w:pStyle w:val="TezMetni15aralkl"/>
        <w:spacing w:after="240" w:line="360" w:lineRule="auto"/>
        <w:jc w:val="both"/>
        <w:rPr>
          <w:color w:val="0070C0"/>
          <w:lang w:val="tr-TR"/>
        </w:rPr>
      </w:pPr>
    </w:p>
    <w:p w14:paraId="6985B728" w14:textId="203618C5" w:rsidR="003F0A2D" w:rsidRPr="008E710F" w:rsidRDefault="008C6BDC" w:rsidP="008E710F">
      <w:pPr>
        <w:spacing w:before="240" w:after="120" w:line="360" w:lineRule="auto"/>
        <w:rPr>
          <w:rFonts w:ascii="Times New Roman" w:hAnsi="Times New Roman" w:cs="Times New Roman"/>
          <w:b/>
          <w:bCs/>
          <w:sz w:val="24"/>
          <w:szCs w:val="24"/>
          <w:shd w:val="clear" w:color="auto" w:fill="FFFFFF"/>
        </w:rPr>
      </w:pPr>
      <w:r w:rsidRPr="008E710F">
        <w:rPr>
          <w:rFonts w:ascii="Times New Roman" w:hAnsi="Times New Roman" w:cs="Times New Roman"/>
          <w:b/>
          <w:bCs/>
          <w:sz w:val="24"/>
          <w:szCs w:val="24"/>
          <w:shd w:val="clear" w:color="auto" w:fill="FFFFFF"/>
        </w:rPr>
        <w:t>Kaynakça</w:t>
      </w:r>
    </w:p>
    <w:p w14:paraId="65121F00" w14:textId="77777777" w:rsidR="000C691E" w:rsidRPr="00613EFA" w:rsidRDefault="000C691E" w:rsidP="000C691E">
      <w:pPr>
        <w:pStyle w:val="TezMetni15aralkl"/>
        <w:spacing w:after="240" w:line="360" w:lineRule="auto"/>
        <w:jc w:val="both"/>
        <w:rPr>
          <w:color w:val="0070C0"/>
          <w:lang w:val="tr-TR"/>
        </w:rPr>
      </w:pPr>
      <w:r w:rsidRPr="00613EFA">
        <w:rPr>
          <w:color w:val="0070C0"/>
          <w:lang w:val="tr-TR"/>
        </w:rPr>
        <w:t>Laurent, M.R., Frans, J., 2021, Monitors to improve indoor air carbon dioxide concentrations in the hospital: A randomized crossover trial, Science of The Total Environment, 151349, https://doi.org/10.1016/j.scitotenv.2021.151349.</w:t>
      </w:r>
    </w:p>
    <w:p w14:paraId="033C40BC" w14:textId="77777777" w:rsidR="000C691E" w:rsidRPr="00613EFA" w:rsidRDefault="000C691E" w:rsidP="000C691E">
      <w:pPr>
        <w:spacing w:before="240" w:after="120" w:line="360" w:lineRule="auto"/>
        <w:rPr>
          <w:rFonts w:ascii="Times New Roman" w:hAnsi="Times New Roman" w:cs="Times New Roman"/>
          <w:color w:val="0070C0"/>
          <w:sz w:val="24"/>
          <w:szCs w:val="24"/>
          <w:shd w:val="clear" w:color="auto" w:fill="FFFFFF"/>
        </w:rPr>
      </w:pPr>
      <w:proofErr w:type="spellStart"/>
      <w:r w:rsidRPr="00613EFA">
        <w:rPr>
          <w:rFonts w:ascii="Times New Roman" w:hAnsi="Times New Roman" w:cs="Times New Roman"/>
          <w:color w:val="0070C0"/>
          <w:sz w:val="24"/>
          <w:szCs w:val="24"/>
          <w:shd w:val="clear" w:color="auto" w:fill="FFFFFF"/>
        </w:rPr>
        <w:t>Greenhalgh</w:t>
      </w:r>
      <w:proofErr w:type="spellEnd"/>
      <w:r w:rsidRPr="00613EFA">
        <w:rPr>
          <w:rFonts w:ascii="Times New Roman" w:hAnsi="Times New Roman" w:cs="Times New Roman"/>
          <w:color w:val="0070C0"/>
          <w:sz w:val="24"/>
          <w:szCs w:val="24"/>
          <w:shd w:val="clear" w:color="auto" w:fill="FFFFFF"/>
        </w:rPr>
        <w:t xml:space="preserve"> T, </w:t>
      </w:r>
      <w:proofErr w:type="spellStart"/>
      <w:r w:rsidRPr="00613EFA">
        <w:rPr>
          <w:rFonts w:ascii="Times New Roman" w:hAnsi="Times New Roman" w:cs="Times New Roman"/>
          <w:color w:val="0070C0"/>
          <w:sz w:val="24"/>
          <w:szCs w:val="24"/>
          <w:shd w:val="clear" w:color="auto" w:fill="FFFFFF"/>
        </w:rPr>
        <w:t>Jimenez</w:t>
      </w:r>
      <w:proofErr w:type="spellEnd"/>
      <w:r w:rsidRPr="00613EFA">
        <w:rPr>
          <w:rFonts w:ascii="Times New Roman" w:hAnsi="Times New Roman" w:cs="Times New Roman"/>
          <w:color w:val="0070C0"/>
          <w:sz w:val="24"/>
          <w:szCs w:val="24"/>
          <w:shd w:val="clear" w:color="auto" w:fill="FFFFFF"/>
        </w:rPr>
        <w:t xml:space="preserve"> JL, </w:t>
      </w:r>
      <w:proofErr w:type="spellStart"/>
      <w:r w:rsidRPr="00613EFA">
        <w:rPr>
          <w:rFonts w:ascii="Times New Roman" w:hAnsi="Times New Roman" w:cs="Times New Roman"/>
          <w:color w:val="0070C0"/>
          <w:sz w:val="24"/>
          <w:szCs w:val="24"/>
          <w:shd w:val="clear" w:color="auto" w:fill="FFFFFF"/>
        </w:rPr>
        <w:t>Prather</w:t>
      </w:r>
      <w:proofErr w:type="spellEnd"/>
      <w:r w:rsidRPr="00613EFA">
        <w:rPr>
          <w:rFonts w:ascii="Times New Roman" w:hAnsi="Times New Roman" w:cs="Times New Roman"/>
          <w:color w:val="0070C0"/>
          <w:sz w:val="24"/>
          <w:szCs w:val="24"/>
          <w:shd w:val="clear" w:color="auto" w:fill="FFFFFF"/>
        </w:rPr>
        <w:t xml:space="preserve"> KA, </w:t>
      </w:r>
      <w:proofErr w:type="spellStart"/>
      <w:r w:rsidRPr="00613EFA">
        <w:rPr>
          <w:rFonts w:ascii="Times New Roman" w:hAnsi="Times New Roman" w:cs="Times New Roman"/>
          <w:color w:val="0070C0"/>
          <w:sz w:val="24"/>
          <w:szCs w:val="24"/>
          <w:shd w:val="clear" w:color="auto" w:fill="FFFFFF"/>
        </w:rPr>
        <w:t>Tufekci</w:t>
      </w:r>
      <w:proofErr w:type="spellEnd"/>
      <w:r w:rsidRPr="00613EFA">
        <w:rPr>
          <w:rFonts w:ascii="Times New Roman" w:hAnsi="Times New Roman" w:cs="Times New Roman"/>
          <w:color w:val="0070C0"/>
          <w:sz w:val="24"/>
          <w:szCs w:val="24"/>
          <w:shd w:val="clear" w:color="auto" w:fill="FFFFFF"/>
        </w:rPr>
        <w:t xml:space="preserve"> Z, </w:t>
      </w:r>
      <w:proofErr w:type="spellStart"/>
      <w:r w:rsidRPr="00613EFA">
        <w:rPr>
          <w:rFonts w:ascii="Times New Roman" w:hAnsi="Times New Roman" w:cs="Times New Roman"/>
          <w:color w:val="0070C0"/>
          <w:sz w:val="24"/>
          <w:szCs w:val="24"/>
          <w:shd w:val="clear" w:color="auto" w:fill="FFFFFF"/>
        </w:rPr>
        <w:t>Fisman</w:t>
      </w:r>
      <w:proofErr w:type="spellEnd"/>
      <w:r w:rsidRPr="00613EFA">
        <w:rPr>
          <w:rFonts w:ascii="Times New Roman" w:hAnsi="Times New Roman" w:cs="Times New Roman"/>
          <w:color w:val="0070C0"/>
          <w:sz w:val="24"/>
          <w:szCs w:val="24"/>
          <w:shd w:val="clear" w:color="auto" w:fill="FFFFFF"/>
        </w:rPr>
        <w:t xml:space="preserve"> D, </w:t>
      </w:r>
      <w:proofErr w:type="spellStart"/>
      <w:r w:rsidRPr="00613EFA">
        <w:rPr>
          <w:rFonts w:ascii="Times New Roman" w:hAnsi="Times New Roman" w:cs="Times New Roman"/>
          <w:color w:val="0070C0"/>
          <w:sz w:val="24"/>
          <w:szCs w:val="24"/>
          <w:shd w:val="clear" w:color="auto" w:fill="FFFFFF"/>
        </w:rPr>
        <w:t>Schooley</w:t>
      </w:r>
      <w:proofErr w:type="spellEnd"/>
      <w:r w:rsidRPr="00613EFA">
        <w:rPr>
          <w:rFonts w:ascii="Times New Roman" w:hAnsi="Times New Roman" w:cs="Times New Roman"/>
          <w:color w:val="0070C0"/>
          <w:sz w:val="24"/>
          <w:szCs w:val="24"/>
          <w:shd w:val="clear" w:color="auto" w:fill="FFFFFF"/>
        </w:rPr>
        <w:t xml:space="preserve"> R. Ten </w:t>
      </w:r>
      <w:proofErr w:type="spellStart"/>
      <w:r w:rsidRPr="00613EFA">
        <w:rPr>
          <w:rFonts w:ascii="Times New Roman" w:hAnsi="Times New Roman" w:cs="Times New Roman"/>
          <w:color w:val="0070C0"/>
          <w:sz w:val="24"/>
          <w:szCs w:val="24"/>
          <w:shd w:val="clear" w:color="auto" w:fill="FFFFFF"/>
        </w:rPr>
        <w:t>scientific</w:t>
      </w:r>
      <w:proofErr w:type="spellEnd"/>
      <w:r w:rsidRPr="00613EFA">
        <w:rPr>
          <w:rFonts w:ascii="Times New Roman" w:hAnsi="Times New Roman" w:cs="Times New Roman"/>
          <w:color w:val="0070C0"/>
          <w:sz w:val="24"/>
          <w:szCs w:val="24"/>
          <w:shd w:val="clear" w:color="auto" w:fill="FFFFFF"/>
        </w:rPr>
        <w:t xml:space="preserve"> </w:t>
      </w:r>
      <w:proofErr w:type="spellStart"/>
      <w:r w:rsidRPr="00613EFA">
        <w:rPr>
          <w:rFonts w:ascii="Times New Roman" w:hAnsi="Times New Roman" w:cs="Times New Roman"/>
          <w:color w:val="0070C0"/>
          <w:sz w:val="24"/>
          <w:szCs w:val="24"/>
          <w:shd w:val="clear" w:color="auto" w:fill="FFFFFF"/>
        </w:rPr>
        <w:t>reasons</w:t>
      </w:r>
      <w:proofErr w:type="spellEnd"/>
      <w:r w:rsidRPr="00613EFA">
        <w:rPr>
          <w:rFonts w:ascii="Times New Roman" w:hAnsi="Times New Roman" w:cs="Times New Roman"/>
          <w:color w:val="0070C0"/>
          <w:sz w:val="24"/>
          <w:szCs w:val="24"/>
          <w:shd w:val="clear" w:color="auto" w:fill="FFFFFF"/>
        </w:rPr>
        <w:t xml:space="preserve"> in </w:t>
      </w:r>
      <w:proofErr w:type="spellStart"/>
      <w:r w:rsidRPr="00613EFA">
        <w:rPr>
          <w:rFonts w:ascii="Times New Roman" w:hAnsi="Times New Roman" w:cs="Times New Roman"/>
          <w:color w:val="0070C0"/>
          <w:sz w:val="24"/>
          <w:szCs w:val="24"/>
          <w:shd w:val="clear" w:color="auto" w:fill="FFFFFF"/>
        </w:rPr>
        <w:t>support</w:t>
      </w:r>
      <w:proofErr w:type="spellEnd"/>
      <w:r w:rsidRPr="00613EFA">
        <w:rPr>
          <w:rFonts w:ascii="Times New Roman" w:hAnsi="Times New Roman" w:cs="Times New Roman"/>
          <w:color w:val="0070C0"/>
          <w:sz w:val="24"/>
          <w:szCs w:val="24"/>
          <w:shd w:val="clear" w:color="auto" w:fill="FFFFFF"/>
        </w:rPr>
        <w:t xml:space="preserve"> of </w:t>
      </w:r>
      <w:proofErr w:type="spellStart"/>
      <w:r w:rsidRPr="00613EFA">
        <w:rPr>
          <w:rFonts w:ascii="Times New Roman" w:hAnsi="Times New Roman" w:cs="Times New Roman"/>
          <w:color w:val="0070C0"/>
          <w:sz w:val="24"/>
          <w:szCs w:val="24"/>
          <w:shd w:val="clear" w:color="auto" w:fill="FFFFFF"/>
        </w:rPr>
        <w:t>airborne</w:t>
      </w:r>
      <w:proofErr w:type="spellEnd"/>
      <w:r w:rsidRPr="00613EFA">
        <w:rPr>
          <w:rFonts w:ascii="Times New Roman" w:hAnsi="Times New Roman" w:cs="Times New Roman"/>
          <w:color w:val="0070C0"/>
          <w:sz w:val="24"/>
          <w:szCs w:val="24"/>
          <w:shd w:val="clear" w:color="auto" w:fill="FFFFFF"/>
        </w:rPr>
        <w:t xml:space="preserve"> </w:t>
      </w:r>
      <w:proofErr w:type="spellStart"/>
      <w:r w:rsidRPr="00613EFA">
        <w:rPr>
          <w:rFonts w:ascii="Times New Roman" w:hAnsi="Times New Roman" w:cs="Times New Roman"/>
          <w:color w:val="0070C0"/>
          <w:sz w:val="24"/>
          <w:szCs w:val="24"/>
          <w:shd w:val="clear" w:color="auto" w:fill="FFFFFF"/>
        </w:rPr>
        <w:t>transmission</w:t>
      </w:r>
      <w:proofErr w:type="spellEnd"/>
      <w:r w:rsidRPr="00613EFA">
        <w:rPr>
          <w:rFonts w:ascii="Times New Roman" w:hAnsi="Times New Roman" w:cs="Times New Roman"/>
          <w:color w:val="0070C0"/>
          <w:sz w:val="24"/>
          <w:szCs w:val="24"/>
          <w:shd w:val="clear" w:color="auto" w:fill="FFFFFF"/>
        </w:rPr>
        <w:t xml:space="preserve"> of SARS-CoV-2. </w:t>
      </w:r>
      <w:proofErr w:type="spellStart"/>
      <w:r w:rsidRPr="00613EFA">
        <w:rPr>
          <w:rFonts w:ascii="Times New Roman" w:hAnsi="Times New Roman" w:cs="Times New Roman"/>
          <w:color w:val="0070C0"/>
          <w:sz w:val="24"/>
          <w:szCs w:val="24"/>
          <w:shd w:val="clear" w:color="auto" w:fill="FFFFFF"/>
        </w:rPr>
        <w:t>Lancet</w:t>
      </w:r>
      <w:proofErr w:type="spellEnd"/>
      <w:r w:rsidRPr="00613EFA">
        <w:rPr>
          <w:rFonts w:ascii="Times New Roman" w:hAnsi="Times New Roman" w:cs="Times New Roman"/>
          <w:color w:val="0070C0"/>
          <w:sz w:val="24"/>
          <w:szCs w:val="24"/>
          <w:shd w:val="clear" w:color="auto" w:fill="FFFFFF"/>
        </w:rPr>
        <w:t xml:space="preserve"> 2021; 397: 1603-1605</w:t>
      </w:r>
    </w:p>
    <w:p w14:paraId="398C17D5" w14:textId="77777777" w:rsidR="000C691E" w:rsidRPr="00613EFA" w:rsidRDefault="000C691E" w:rsidP="000C691E">
      <w:pPr>
        <w:spacing w:before="240" w:after="120" w:line="360" w:lineRule="auto"/>
        <w:rPr>
          <w:rFonts w:ascii="Times New Roman" w:hAnsi="Times New Roman" w:cs="Times New Roman"/>
          <w:color w:val="0070C0"/>
          <w:sz w:val="24"/>
          <w:szCs w:val="24"/>
          <w:shd w:val="clear" w:color="auto" w:fill="FFFFFF"/>
        </w:rPr>
      </w:pPr>
      <w:proofErr w:type="spellStart"/>
      <w:r w:rsidRPr="00613EFA">
        <w:rPr>
          <w:rFonts w:ascii="Times New Roman" w:hAnsi="Times New Roman" w:cs="Times New Roman"/>
          <w:color w:val="0070C0"/>
          <w:sz w:val="24"/>
          <w:szCs w:val="24"/>
          <w:shd w:val="clear" w:color="auto" w:fill="FFFFFF"/>
        </w:rPr>
        <w:t>Morawska</w:t>
      </w:r>
      <w:proofErr w:type="spellEnd"/>
      <w:r w:rsidRPr="00613EFA">
        <w:rPr>
          <w:rFonts w:ascii="Times New Roman" w:hAnsi="Times New Roman" w:cs="Times New Roman"/>
          <w:color w:val="0070C0"/>
          <w:sz w:val="24"/>
          <w:szCs w:val="24"/>
          <w:shd w:val="clear" w:color="auto" w:fill="FFFFFF"/>
        </w:rPr>
        <w:t xml:space="preserve"> L, </w:t>
      </w:r>
      <w:proofErr w:type="spellStart"/>
      <w:r w:rsidRPr="00613EFA">
        <w:rPr>
          <w:rFonts w:ascii="Times New Roman" w:hAnsi="Times New Roman" w:cs="Times New Roman"/>
          <w:color w:val="0070C0"/>
          <w:sz w:val="24"/>
          <w:szCs w:val="24"/>
          <w:shd w:val="clear" w:color="auto" w:fill="FFFFFF"/>
        </w:rPr>
        <w:t>Allen</w:t>
      </w:r>
      <w:proofErr w:type="spellEnd"/>
      <w:r w:rsidRPr="00613EFA">
        <w:rPr>
          <w:rFonts w:ascii="Times New Roman" w:hAnsi="Times New Roman" w:cs="Times New Roman"/>
          <w:color w:val="0070C0"/>
          <w:sz w:val="24"/>
          <w:szCs w:val="24"/>
          <w:shd w:val="clear" w:color="auto" w:fill="FFFFFF"/>
        </w:rPr>
        <w:t xml:space="preserve"> J, </w:t>
      </w:r>
      <w:proofErr w:type="spellStart"/>
      <w:r w:rsidRPr="00613EFA">
        <w:rPr>
          <w:rFonts w:ascii="Times New Roman" w:hAnsi="Times New Roman" w:cs="Times New Roman"/>
          <w:color w:val="0070C0"/>
          <w:sz w:val="24"/>
          <w:szCs w:val="24"/>
          <w:shd w:val="clear" w:color="auto" w:fill="FFFFFF"/>
        </w:rPr>
        <w:t>Bahnfleth</w:t>
      </w:r>
      <w:proofErr w:type="spellEnd"/>
      <w:r w:rsidRPr="00613EFA">
        <w:rPr>
          <w:rFonts w:ascii="Times New Roman" w:hAnsi="Times New Roman" w:cs="Times New Roman"/>
          <w:color w:val="0070C0"/>
          <w:sz w:val="24"/>
          <w:szCs w:val="24"/>
          <w:shd w:val="clear" w:color="auto" w:fill="FFFFFF"/>
        </w:rPr>
        <w:t xml:space="preserve"> W, </w:t>
      </w:r>
      <w:proofErr w:type="spellStart"/>
      <w:r w:rsidRPr="00613EFA">
        <w:rPr>
          <w:rFonts w:ascii="Times New Roman" w:hAnsi="Times New Roman" w:cs="Times New Roman"/>
          <w:color w:val="0070C0"/>
          <w:sz w:val="24"/>
          <w:szCs w:val="24"/>
          <w:shd w:val="clear" w:color="auto" w:fill="FFFFFF"/>
        </w:rPr>
        <w:t>Bluyssen</w:t>
      </w:r>
      <w:proofErr w:type="spellEnd"/>
      <w:r w:rsidRPr="00613EFA">
        <w:rPr>
          <w:rFonts w:ascii="Times New Roman" w:hAnsi="Times New Roman" w:cs="Times New Roman"/>
          <w:color w:val="0070C0"/>
          <w:sz w:val="24"/>
          <w:szCs w:val="24"/>
          <w:shd w:val="clear" w:color="auto" w:fill="FFFFFF"/>
        </w:rPr>
        <w:t xml:space="preserve"> PM, </w:t>
      </w:r>
      <w:proofErr w:type="spellStart"/>
      <w:r w:rsidRPr="00613EFA">
        <w:rPr>
          <w:rFonts w:ascii="Times New Roman" w:hAnsi="Times New Roman" w:cs="Times New Roman"/>
          <w:color w:val="0070C0"/>
          <w:sz w:val="24"/>
          <w:szCs w:val="24"/>
          <w:shd w:val="clear" w:color="auto" w:fill="FFFFFF"/>
        </w:rPr>
        <w:t>Boerstra</w:t>
      </w:r>
      <w:proofErr w:type="spellEnd"/>
      <w:r w:rsidRPr="00613EFA">
        <w:rPr>
          <w:rFonts w:ascii="Times New Roman" w:hAnsi="Times New Roman" w:cs="Times New Roman"/>
          <w:color w:val="0070C0"/>
          <w:sz w:val="24"/>
          <w:szCs w:val="24"/>
          <w:shd w:val="clear" w:color="auto" w:fill="FFFFFF"/>
        </w:rPr>
        <w:t xml:space="preserve"> A, </w:t>
      </w:r>
      <w:proofErr w:type="spellStart"/>
      <w:r w:rsidRPr="00613EFA">
        <w:rPr>
          <w:rFonts w:ascii="Times New Roman" w:hAnsi="Times New Roman" w:cs="Times New Roman"/>
          <w:color w:val="0070C0"/>
          <w:sz w:val="24"/>
          <w:szCs w:val="24"/>
          <w:shd w:val="clear" w:color="auto" w:fill="FFFFFF"/>
        </w:rPr>
        <w:t>Buonanno</w:t>
      </w:r>
      <w:proofErr w:type="spellEnd"/>
      <w:r w:rsidRPr="00613EFA">
        <w:rPr>
          <w:rFonts w:ascii="Times New Roman" w:hAnsi="Times New Roman" w:cs="Times New Roman"/>
          <w:color w:val="0070C0"/>
          <w:sz w:val="24"/>
          <w:szCs w:val="24"/>
          <w:shd w:val="clear" w:color="auto" w:fill="FFFFFF"/>
        </w:rPr>
        <w:t xml:space="preserve"> G, et al. A </w:t>
      </w:r>
      <w:proofErr w:type="spellStart"/>
      <w:r w:rsidRPr="00613EFA">
        <w:rPr>
          <w:rFonts w:ascii="Times New Roman" w:hAnsi="Times New Roman" w:cs="Times New Roman"/>
          <w:color w:val="0070C0"/>
          <w:sz w:val="24"/>
          <w:szCs w:val="24"/>
          <w:shd w:val="clear" w:color="auto" w:fill="FFFFFF"/>
        </w:rPr>
        <w:t>paradigm</w:t>
      </w:r>
      <w:proofErr w:type="spellEnd"/>
      <w:r w:rsidRPr="00613EFA">
        <w:rPr>
          <w:rFonts w:ascii="Times New Roman" w:hAnsi="Times New Roman" w:cs="Times New Roman"/>
          <w:color w:val="0070C0"/>
          <w:sz w:val="24"/>
          <w:szCs w:val="24"/>
          <w:shd w:val="clear" w:color="auto" w:fill="FFFFFF"/>
        </w:rPr>
        <w:t xml:space="preserve"> </w:t>
      </w:r>
      <w:proofErr w:type="spellStart"/>
      <w:r w:rsidRPr="00613EFA">
        <w:rPr>
          <w:rFonts w:ascii="Times New Roman" w:hAnsi="Times New Roman" w:cs="Times New Roman"/>
          <w:color w:val="0070C0"/>
          <w:sz w:val="24"/>
          <w:szCs w:val="24"/>
          <w:shd w:val="clear" w:color="auto" w:fill="FFFFFF"/>
        </w:rPr>
        <w:t>shift</w:t>
      </w:r>
      <w:proofErr w:type="spellEnd"/>
      <w:r w:rsidRPr="00613EFA">
        <w:rPr>
          <w:rFonts w:ascii="Times New Roman" w:hAnsi="Times New Roman" w:cs="Times New Roman"/>
          <w:color w:val="0070C0"/>
          <w:sz w:val="24"/>
          <w:szCs w:val="24"/>
          <w:shd w:val="clear" w:color="auto" w:fill="FFFFFF"/>
        </w:rPr>
        <w:t xml:space="preserve"> </w:t>
      </w:r>
      <w:proofErr w:type="spellStart"/>
      <w:r w:rsidRPr="00613EFA">
        <w:rPr>
          <w:rFonts w:ascii="Times New Roman" w:hAnsi="Times New Roman" w:cs="Times New Roman"/>
          <w:color w:val="0070C0"/>
          <w:sz w:val="24"/>
          <w:szCs w:val="24"/>
          <w:shd w:val="clear" w:color="auto" w:fill="FFFFFF"/>
        </w:rPr>
        <w:t>to</w:t>
      </w:r>
      <w:proofErr w:type="spellEnd"/>
      <w:r w:rsidRPr="00613EFA">
        <w:rPr>
          <w:rFonts w:ascii="Times New Roman" w:hAnsi="Times New Roman" w:cs="Times New Roman"/>
          <w:color w:val="0070C0"/>
          <w:sz w:val="24"/>
          <w:szCs w:val="24"/>
          <w:shd w:val="clear" w:color="auto" w:fill="FFFFFF"/>
        </w:rPr>
        <w:t xml:space="preserve"> </w:t>
      </w:r>
      <w:proofErr w:type="spellStart"/>
      <w:r w:rsidRPr="00613EFA">
        <w:rPr>
          <w:rFonts w:ascii="Times New Roman" w:hAnsi="Times New Roman" w:cs="Times New Roman"/>
          <w:color w:val="0070C0"/>
          <w:sz w:val="24"/>
          <w:szCs w:val="24"/>
          <w:shd w:val="clear" w:color="auto" w:fill="FFFFFF"/>
        </w:rPr>
        <w:t>combat</w:t>
      </w:r>
      <w:proofErr w:type="spellEnd"/>
      <w:r w:rsidRPr="00613EFA">
        <w:rPr>
          <w:rFonts w:ascii="Times New Roman" w:hAnsi="Times New Roman" w:cs="Times New Roman"/>
          <w:color w:val="0070C0"/>
          <w:sz w:val="24"/>
          <w:szCs w:val="24"/>
          <w:shd w:val="clear" w:color="auto" w:fill="FFFFFF"/>
        </w:rPr>
        <w:t xml:space="preserve"> </w:t>
      </w:r>
      <w:proofErr w:type="spellStart"/>
      <w:r w:rsidRPr="00613EFA">
        <w:rPr>
          <w:rFonts w:ascii="Times New Roman" w:hAnsi="Times New Roman" w:cs="Times New Roman"/>
          <w:color w:val="0070C0"/>
          <w:sz w:val="24"/>
          <w:szCs w:val="24"/>
          <w:shd w:val="clear" w:color="auto" w:fill="FFFFFF"/>
        </w:rPr>
        <w:t>indoor</w:t>
      </w:r>
      <w:proofErr w:type="spellEnd"/>
      <w:r w:rsidRPr="00613EFA">
        <w:rPr>
          <w:rFonts w:ascii="Times New Roman" w:hAnsi="Times New Roman" w:cs="Times New Roman"/>
          <w:color w:val="0070C0"/>
          <w:sz w:val="24"/>
          <w:szCs w:val="24"/>
          <w:shd w:val="clear" w:color="auto" w:fill="FFFFFF"/>
        </w:rPr>
        <w:t xml:space="preserve"> </w:t>
      </w:r>
      <w:proofErr w:type="spellStart"/>
      <w:r w:rsidRPr="00613EFA">
        <w:rPr>
          <w:rFonts w:ascii="Times New Roman" w:hAnsi="Times New Roman" w:cs="Times New Roman"/>
          <w:color w:val="0070C0"/>
          <w:sz w:val="24"/>
          <w:szCs w:val="24"/>
          <w:shd w:val="clear" w:color="auto" w:fill="FFFFFF"/>
        </w:rPr>
        <w:t>respiratory</w:t>
      </w:r>
      <w:proofErr w:type="spellEnd"/>
      <w:r w:rsidRPr="00613EFA">
        <w:rPr>
          <w:rFonts w:ascii="Times New Roman" w:hAnsi="Times New Roman" w:cs="Times New Roman"/>
          <w:color w:val="0070C0"/>
          <w:sz w:val="24"/>
          <w:szCs w:val="24"/>
          <w:shd w:val="clear" w:color="auto" w:fill="FFFFFF"/>
        </w:rPr>
        <w:t xml:space="preserve"> </w:t>
      </w:r>
      <w:proofErr w:type="spellStart"/>
      <w:r w:rsidRPr="00613EFA">
        <w:rPr>
          <w:rFonts w:ascii="Times New Roman" w:hAnsi="Times New Roman" w:cs="Times New Roman"/>
          <w:color w:val="0070C0"/>
          <w:sz w:val="24"/>
          <w:szCs w:val="24"/>
          <w:shd w:val="clear" w:color="auto" w:fill="FFFFFF"/>
        </w:rPr>
        <w:t>infection</w:t>
      </w:r>
      <w:proofErr w:type="spellEnd"/>
      <w:r w:rsidRPr="00613EFA">
        <w:rPr>
          <w:rFonts w:ascii="Times New Roman" w:hAnsi="Times New Roman" w:cs="Times New Roman"/>
          <w:color w:val="0070C0"/>
          <w:sz w:val="24"/>
          <w:szCs w:val="24"/>
          <w:shd w:val="clear" w:color="auto" w:fill="FFFFFF"/>
        </w:rPr>
        <w:t xml:space="preserve">. </w:t>
      </w:r>
      <w:proofErr w:type="spellStart"/>
      <w:r w:rsidRPr="00613EFA">
        <w:rPr>
          <w:rFonts w:ascii="Times New Roman" w:hAnsi="Times New Roman" w:cs="Times New Roman"/>
          <w:color w:val="0070C0"/>
          <w:sz w:val="24"/>
          <w:szCs w:val="24"/>
          <w:shd w:val="clear" w:color="auto" w:fill="FFFFFF"/>
        </w:rPr>
        <w:t>Science</w:t>
      </w:r>
      <w:proofErr w:type="spellEnd"/>
      <w:r w:rsidRPr="00613EFA">
        <w:rPr>
          <w:rFonts w:ascii="Times New Roman" w:hAnsi="Times New Roman" w:cs="Times New Roman"/>
          <w:color w:val="0070C0"/>
          <w:sz w:val="24"/>
          <w:szCs w:val="24"/>
          <w:shd w:val="clear" w:color="auto" w:fill="FFFFFF"/>
        </w:rPr>
        <w:t xml:space="preserve"> 2021; 372: 689-691.</w:t>
      </w:r>
    </w:p>
    <w:p w14:paraId="4D5E0413" w14:textId="77777777" w:rsidR="006C1E56" w:rsidRPr="008E710F" w:rsidRDefault="006C1E56" w:rsidP="008E710F">
      <w:pPr>
        <w:spacing w:after="120" w:line="360" w:lineRule="auto"/>
        <w:ind w:left="284" w:hanging="284"/>
        <w:jc w:val="both"/>
        <w:rPr>
          <w:rFonts w:ascii="Times New Roman" w:eastAsia="Calibri" w:hAnsi="Times New Roman" w:cs="Times New Roman"/>
          <w:sz w:val="24"/>
          <w:szCs w:val="24"/>
        </w:rPr>
      </w:pPr>
      <w:proofErr w:type="spellStart"/>
      <w:r w:rsidRPr="008E710F">
        <w:rPr>
          <w:rFonts w:ascii="Times New Roman" w:eastAsia="Calibri" w:hAnsi="Times New Roman" w:cs="Times New Roman"/>
          <w:sz w:val="24"/>
          <w:szCs w:val="24"/>
        </w:rPr>
        <w:t>Environmental</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and</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Modelling</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Group</w:t>
      </w:r>
      <w:proofErr w:type="spellEnd"/>
      <w:r w:rsidRPr="008E710F">
        <w:rPr>
          <w:rFonts w:ascii="Times New Roman" w:eastAsia="Calibri" w:hAnsi="Times New Roman" w:cs="Times New Roman"/>
          <w:sz w:val="24"/>
          <w:szCs w:val="24"/>
        </w:rPr>
        <w:t xml:space="preserve"> (2020). </w:t>
      </w:r>
      <w:r w:rsidRPr="008E710F">
        <w:rPr>
          <w:rFonts w:ascii="Times New Roman" w:eastAsia="Calibri" w:hAnsi="Times New Roman" w:cs="Times New Roman"/>
          <w:i/>
          <w:iCs/>
          <w:sz w:val="24"/>
          <w:szCs w:val="24"/>
        </w:rPr>
        <w:t xml:space="preserve">Role of </w:t>
      </w:r>
      <w:proofErr w:type="spellStart"/>
      <w:r w:rsidRPr="008E710F">
        <w:rPr>
          <w:rFonts w:ascii="Times New Roman" w:eastAsia="Calibri" w:hAnsi="Times New Roman" w:cs="Times New Roman"/>
          <w:i/>
          <w:iCs/>
          <w:sz w:val="24"/>
          <w:szCs w:val="24"/>
        </w:rPr>
        <w:t>ventilation</w:t>
      </w:r>
      <w:proofErr w:type="spellEnd"/>
      <w:r w:rsidRPr="008E710F">
        <w:rPr>
          <w:rFonts w:ascii="Times New Roman" w:eastAsia="Calibri" w:hAnsi="Times New Roman" w:cs="Times New Roman"/>
          <w:i/>
          <w:iCs/>
          <w:sz w:val="24"/>
          <w:szCs w:val="24"/>
        </w:rPr>
        <w:t xml:space="preserve"> in </w:t>
      </w:r>
      <w:proofErr w:type="spellStart"/>
      <w:r w:rsidRPr="008E710F">
        <w:rPr>
          <w:rFonts w:ascii="Times New Roman" w:eastAsia="Calibri" w:hAnsi="Times New Roman" w:cs="Times New Roman"/>
          <w:i/>
          <w:iCs/>
          <w:sz w:val="24"/>
          <w:szCs w:val="24"/>
        </w:rPr>
        <w:t>controlling</w:t>
      </w:r>
      <w:proofErr w:type="spellEnd"/>
      <w:r w:rsidRPr="008E710F">
        <w:rPr>
          <w:rFonts w:ascii="Times New Roman" w:eastAsia="Calibri" w:hAnsi="Times New Roman" w:cs="Times New Roman"/>
          <w:i/>
          <w:iCs/>
          <w:sz w:val="24"/>
          <w:szCs w:val="24"/>
        </w:rPr>
        <w:t xml:space="preserve"> SARS-CoV-2 </w:t>
      </w:r>
      <w:proofErr w:type="spellStart"/>
      <w:r w:rsidRPr="008E710F">
        <w:rPr>
          <w:rFonts w:ascii="Times New Roman" w:eastAsia="Calibri" w:hAnsi="Times New Roman" w:cs="Times New Roman"/>
          <w:i/>
          <w:iCs/>
          <w:sz w:val="24"/>
          <w:szCs w:val="24"/>
        </w:rPr>
        <w:t>transmission</w:t>
      </w:r>
      <w:proofErr w:type="spellEnd"/>
      <w:r w:rsidRPr="008E710F">
        <w:rPr>
          <w:rFonts w:ascii="Times New Roman" w:eastAsia="Calibri" w:hAnsi="Times New Roman" w:cs="Times New Roman"/>
          <w:i/>
          <w:iCs/>
          <w:sz w:val="24"/>
          <w:szCs w:val="24"/>
        </w:rPr>
        <w:t xml:space="preserve">. </w:t>
      </w:r>
      <w:r w:rsidRPr="008E710F">
        <w:rPr>
          <w:rFonts w:ascii="Times New Roman" w:eastAsia="Calibri" w:hAnsi="Times New Roman" w:cs="Times New Roman"/>
          <w:sz w:val="24"/>
          <w:szCs w:val="24"/>
        </w:rPr>
        <w:t xml:space="preserve">Gov.UK. https://www.gov.uk/government/publications/emg-role-of-ventilation-in-controlling-sars-cov-2-transmission-30-september-2020 </w:t>
      </w:r>
    </w:p>
    <w:p w14:paraId="2ACF1C41" w14:textId="77777777" w:rsidR="006C1E56" w:rsidRPr="008E710F" w:rsidRDefault="006C1E56" w:rsidP="008E710F">
      <w:pPr>
        <w:spacing w:after="120" w:line="360" w:lineRule="auto"/>
        <w:ind w:left="284" w:hanging="284"/>
        <w:jc w:val="both"/>
        <w:rPr>
          <w:rFonts w:ascii="Times New Roman" w:eastAsia="Calibri" w:hAnsi="Times New Roman" w:cs="Times New Roman"/>
          <w:sz w:val="24"/>
          <w:szCs w:val="24"/>
        </w:rPr>
      </w:pPr>
      <w:r w:rsidRPr="008E710F">
        <w:rPr>
          <w:rFonts w:ascii="Times New Roman" w:eastAsia="Calibri" w:hAnsi="Times New Roman" w:cs="Times New Roman"/>
          <w:sz w:val="24"/>
          <w:szCs w:val="24"/>
        </w:rPr>
        <w:t xml:space="preserve">Gümrükçüler, N. (1 Haziran 2020). Covıd-19 salgını iklimlendirmenin geleceğini nasıl etkileyecek? </w:t>
      </w:r>
      <w:r w:rsidRPr="008E710F">
        <w:rPr>
          <w:rFonts w:ascii="Times New Roman" w:eastAsia="Calibri" w:hAnsi="Times New Roman" w:cs="Times New Roman"/>
          <w:i/>
          <w:iCs/>
          <w:sz w:val="24"/>
          <w:szCs w:val="24"/>
        </w:rPr>
        <w:t xml:space="preserve">Tesisat. </w:t>
      </w:r>
      <w:r w:rsidRPr="008E710F">
        <w:rPr>
          <w:rFonts w:ascii="Times New Roman" w:eastAsia="Calibri" w:hAnsi="Times New Roman" w:cs="Times New Roman"/>
          <w:sz w:val="24"/>
          <w:szCs w:val="24"/>
        </w:rPr>
        <w:t xml:space="preserve">http://www.tesisat.com.tr/yayin/322/covid-19-salgini-iklimlendirmenin-gelecegini-nasil-etkileyecek-_26751.html#.X_R-hdgzZPY </w:t>
      </w:r>
    </w:p>
    <w:p w14:paraId="667BAACD" w14:textId="77777777" w:rsidR="006C1E56" w:rsidRPr="008E710F" w:rsidRDefault="006C1E56" w:rsidP="008E710F">
      <w:pPr>
        <w:spacing w:after="120" w:line="360" w:lineRule="auto"/>
        <w:ind w:left="284" w:hanging="284"/>
        <w:jc w:val="both"/>
        <w:rPr>
          <w:rFonts w:ascii="Times New Roman" w:eastAsia="Calibri" w:hAnsi="Times New Roman" w:cs="Times New Roman"/>
          <w:sz w:val="24"/>
          <w:szCs w:val="24"/>
        </w:rPr>
      </w:pPr>
      <w:r w:rsidRPr="008E710F">
        <w:rPr>
          <w:rFonts w:ascii="Times New Roman" w:eastAsia="Calibri" w:hAnsi="Times New Roman" w:cs="Times New Roman"/>
          <w:sz w:val="24"/>
          <w:szCs w:val="24"/>
          <w:lang w:val="en-US"/>
        </w:rPr>
        <w:t>Peng</w:t>
      </w:r>
      <w:r w:rsidRPr="008E710F">
        <w:rPr>
          <w:rFonts w:ascii="Times New Roman" w:eastAsia="Calibri" w:hAnsi="Times New Roman" w:cs="Times New Roman"/>
          <w:sz w:val="24"/>
          <w:szCs w:val="24"/>
        </w:rPr>
        <w:t>, Z.,</w:t>
      </w:r>
      <w:r w:rsidRPr="008E710F">
        <w:rPr>
          <w:rFonts w:ascii="Times New Roman" w:eastAsia="Calibri" w:hAnsi="Times New Roman" w:cs="Times New Roman"/>
          <w:sz w:val="24"/>
          <w:szCs w:val="24"/>
          <w:lang w:val="en-US"/>
        </w:rPr>
        <w:t xml:space="preserve"> Jimenez</w:t>
      </w:r>
      <w:r w:rsidRPr="008E710F">
        <w:rPr>
          <w:rFonts w:ascii="Times New Roman" w:eastAsia="Calibri" w:hAnsi="Times New Roman" w:cs="Times New Roman"/>
          <w:sz w:val="24"/>
          <w:szCs w:val="24"/>
        </w:rPr>
        <w:t>,</w:t>
      </w:r>
      <w:r w:rsidRPr="008E710F">
        <w:rPr>
          <w:rFonts w:ascii="Times New Roman" w:eastAsia="Calibri" w:hAnsi="Times New Roman" w:cs="Times New Roman"/>
          <w:sz w:val="24"/>
          <w:szCs w:val="24"/>
          <w:lang w:val="en-US"/>
        </w:rPr>
        <w:t xml:space="preserve"> J</w:t>
      </w:r>
      <w:r w:rsidRPr="008E710F">
        <w:rPr>
          <w:rFonts w:ascii="Times New Roman" w:eastAsia="Calibri" w:hAnsi="Times New Roman" w:cs="Times New Roman"/>
          <w:sz w:val="24"/>
          <w:szCs w:val="24"/>
        </w:rPr>
        <w:t>.</w:t>
      </w:r>
      <w:r w:rsidRPr="008E710F">
        <w:rPr>
          <w:rFonts w:ascii="Times New Roman" w:eastAsia="Calibri" w:hAnsi="Times New Roman" w:cs="Times New Roman"/>
          <w:sz w:val="24"/>
          <w:szCs w:val="24"/>
          <w:lang w:val="en-US"/>
        </w:rPr>
        <w:t>L</w:t>
      </w:r>
      <w:r w:rsidRPr="008E710F">
        <w:rPr>
          <w:rFonts w:ascii="Times New Roman" w:eastAsia="Calibri" w:hAnsi="Times New Roman" w:cs="Times New Roman"/>
          <w:sz w:val="24"/>
          <w:szCs w:val="24"/>
        </w:rPr>
        <w:t xml:space="preserve">. (2021). </w:t>
      </w:r>
      <w:r w:rsidRPr="008E710F">
        <w:rPr>
          <w:rFonts w:ascii="Times New Roman" w:eastAsia="Calibri" w:hAnsi="Times New Roman" w:cs="Times New Roman"/>
          <w:sz w:val="24"/>
          <w:szCs w:val="24"/>
          <w:lang w:val="en-US"/>
        </w:rPr>
        <w:t>Exhaled CO</w:t>
      </w:r>
      <w:r w:rsidRPr="008E710F">
        <w:rPr>
          <w:rFonts w:ascii="Times New Roman" w:eastAsia="Calibri" w:hAnsi="Times New Roman" w:cs="Times New Roman"/>
          <w:sz w:val="24"/>
          <w:szCs w:val="24"/>
          <w:vertAlign w:val="subscript"/>
          <w:lang w:val="en-US"/>
        </w:rPr>
        <w:t>2</w:t>
      </w:r>
      <w:r w:rsidRPr="008E710F">
        <w:rPr>
          <w:rFonts w:ascii="Times New Roman" w:eastAsia="Calibri" w:hAnsi="Times New Roman" w:cs="Times New Roman"/>
          <w:sz w:val="24"/>
          <w:szCs w:val="24"/>
          <w:lang w:val="en-US"/>
        </w:rPr>
        <w:t xml:space="preserve"> as a COVID-19 infection risk proxy for different indoor environments and activities</w:t>
      </w:r>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i/>
          <w:iCs/>
          <w:sz w:val="24"/>
          <w:szCs w:val="24"/>
        </w:rPr>
        <w:t>Environmental</w:t>
      </w:r>
      <w:proofErr w:type="spellEnd"/>
      <w:r w:rsidRPr="008E710F">
        <w:rPr>
          <w:rFonts w:ascii="Times New Roman" w:eastAsia="Calibri" w:hAnsi="Times New Roman" w:cs="Times New Roman"/>
          <w:i/>
          <w:iCs/>
          <w:sz w:val="24"/>
          <w:szCs w:val="24"/>
        </w:rPr>
        <w:t xml:space="preserve"> </w:t>
      </w:r>
      <w:proofErr w:type="spellStart"/>
      <w:r w:rsidRPr="008E710F">
        <w:rPr>
          <w:rFonts w:ascii="Times New Roman" w:eastAsia="Calibri" w:hAnsi="Times New Roman" w:cs="Times New Roman"/>
          <w:i/>
          <w:iCs/>
          <w:sz w:val="24"/>
          <w:szCs w:val="24"/>
        </w:rPr>
        <w:t>Science</w:t>
      </w:r>
      <w:proofErr w:type="spellEnd"/>
      <w:r w:rsidRPr="008E710F">
        <w:rPr>
          <w:rFonts w:ascii="Times New Roman" w:eastAsia="Calibri" w:hAnsi="Times New Roman" w:cs="Times New Roman"/>
          <w:i/>
          <w:iCs/>
          <w:sz w:val="24"/>
          <w:szCs w:val="24"/>
        </w:rPr>
        <w:t xml:space="preserve"> &amp; </w:t>
      </w:r>
      <w:proofErr w:type="spellStart"/>
      <w:r w:rsidRPr="008E710F">
        <w:rPr>
          <w:rFonts w:ascii="Times New Roman" w:eastAsia="Calibri" w:hAnsi="Times New Roman" w:cs="Times New Roman"/>
          <w:i/>
          <w:iCs/>
          <w:sz w:val="24"/>
          <w:szCs w:val="24"/>
        </w:rPr>
        <w:t>Technology</w:t>
      </w:r>
      <w:proofErr w:type="spellEnd"/>
      <w:r w:rsidRPr="008E710F">
        <w:rPr>
          <w:rFonts w:ascii="Times New Roman" w:eastAsia="Calibri" w:hAnsi="Times New Roman" w:cs="Times New Roman"/>
          <w:i/>
          <w:iCs/>
          <w:sz w:val="24"/>
          <w:szCs w:val="24"/>
        </w:rPr>
        <w:t xml:space="preserve"> </w:t>
      </w:r>
      <w:proofErr w:type="spellStart"/>
      <w:r w:rsidRPr="008E710F">
        <w:rPr>
          <w:rFonts w:ascii="Times New Roman" w:eastAsia="Calibri" w:hAnsi="Times New Roman" w:cs="Times New Roman"/>
          <w:i/>
          <w:iCs/>
          <w:sz w:val="24"/>
          <w:szCs w:val="24"/>
        </w:rPr>
        <w:t>Letters</w:t>
      </w:r>
      <w:proofErr w:type="spellEnd"/>
      <w:r w:rsidRPr="008E710F">
        <w:rPr>
          <w:rFonts w:ascii="Times New Roman" w:eastAsia="Calibri" w:hAnsi="Times New Roman" w:cs="Times New Roman"/>
          <w:sz w:val="24"/>
          <w:szCs w:val="24"/>
        </w:rPr>
        <w:t xml:space="preserve">, </w:t>
      </w:r>
      <w:r w:rsidRPr="008E710F">
        <w:rPr>
          <w:rFonts w:ascii="Times New Roman" w:eastAsia="Calibri" w:hAnsi="Times New Roman" w:cs="Times New Roman"/>
          <w:i/>
          <w:iCs/>
          <w:sz w:val="24"/>
          <w:szCs w:val="24"/>
        </w:rPr>
        <w:t>8</w:t>
      </w:r>
      <w:r w:rsidRPr="008E710F">
        <w:rPr>
          <w:rFonts w:ascii="Times New Roman" w:eastAsia="Calibri" w:hAnsi="Times New Roman" w:cs="Times New Roman"/>
          <w:sz w:val="24"/>
          <w:szCs w:val="24"/>
        </w:rPr>
        <w:t>(5), 392-397. https://doi.org/10.1021/acs.estlett.1c00183</w:t>
      </w:r>
    </w:p>
    <w:p w14:paraId="3154555D" w14:textId="77777777" w:rsidR="006C1E56" w:rsidRPr="008E710F" w:rsidRDefault="006C1E56" w:rsidP="008E710F">
      <w:pPr>
        <w:spacing w:after="120" w:line="360" w:lineRule="auto"/>
        <w:ind w:left="284" w:hanging="284"/>
        <w:jc w:val="both"/>
        <w:rPr>
          <w:rFonts w:ascii="Times New Roman" w:eastAsia="Calibri" w:hAnsi="Times New Roman" w:cs="Times New Roman"/>
          <w:sz w:val="24"/>
          <w:szCs w:val="24"/>
        </w:rPr>
      </w:pPr>
      <w:r w:rsidRPr="008E710F">
        <w:rPr>
          <w:rFonts w:ascii="Times New Roman" w:eastAsia="Calibri" w:hAnsi="Times New Roman" w:cs="Times New Roman"/>
          <w:sz w:val="24"/>
          <w:szCs w:val="24"/>
        </w:rPr>
        <w:t xml:space="preserve">Şahin, A.Ü. (2020). İç ortam hava kalitesi, </w:t>
      </w:r>
      <w:proofErr w:type="spellStart"/>
      <w:r w:rsidRPr="008E710F">
        <w:rPr>
          <w:rFonts w:ascii="Times New Roman" w:eastAsia="Calibri" w:hAnsi="Times New Roman" w:cs="Times New Roman"/>
          <w:sz w:val="24"/>
          <w:szCs w:val="24"/>
        </w:rPr>
        <w:t>aerosol</w:t>
      </w:r>
      <w:proofErr w:type="spellEnd"/>
      <w:r w:rsidRPr="008E710F">
        <w:rPr>
          <w:rFonts w:ascii="Times New Roman" w:eastAsia="Calibri" w:hAnsi="Times New Roman" w:cs="Times New Roman"/>
          <w:sz w:val="24"/>
          <w:szCs w:val="24"/>
        </w:rPr>
        <w:t xml:space="preserve">, COVID-19 ve alınması gereken önlemler. </w:t>
      </w:r>
      <w:proofErr w:type="spellStart"/>
      <w:r w:rsidRPr="008E710F">
        <w:rPr>
          <w:rFonts w:ascii="Times New Roman" w:eastAsia="Calibri" w:hAnsi="Times New Roman" w:cs="Times New Roman"/>
          <w:i/>
          <w:iCs/>
          <w:sz w:val="24"/>
          <w:szCs w:val="24"/>
        </w:rPr>
        <w:t>ResearchGate</w:t>
      </w:r>
      <w:proofErr w:type="spellEnd"/>
      <w:r w:rsidRPr="008E710F">
        <w:rPr>
          <w:rFonts w:ascii="Times New Roman" w:eastAsia="Calibri" w:hAnsi="Times New Roman" w:cs="Times New Roman"/>
          <w:sz w:val="24"/>
          <w:szCs w:val="24"/>
        </w:rPr>
        <w:t>. DOI:10.13140/RG.2.2.23737.80484</w:t>
      </w:r>
    </w:p>
    <w:p w14:paraId="0B5B90ED" w14:textId="77777777" w:rsidR="006C1E56" w:rsidRPr="008E710F" w:rsidRDefault="006C1E56" w:rsidP="008E710F">
      <w:pPr>
        <w:spacing w:after="120" w:line="360" w:lineRule="auto"/>
        <w:ind w:left="284" w:hanging="284"/>
        <w:jc w:val="both"/>
        <w:rPr>
          <w:rFonts w:ascii="Times New Roman" w:hAnsi="Times New Roman" w:cs="Times New Roman"/>
          <w:sz w:val="24"/>
          <w:szCs w:val="24"/>
        </w:rPr>
      </w:pPr>
      <w:r w:rsidRPr="008E710F">
        <w:rPr>
          <w:rFonts w:ascii="Times New Roman" w:eastAsia="Calibri" w:hAnsi="Times New Roman" w:cs="Times New Roman"/>
          <w:sz w:val="24"/>
          <w:szCs w:val="24"/>
        </w:rPr>
        <w:t xml:space="preserve">Şahin, A.Ü. (2020). </w:t>
      </w:r>
      <w:proofErr w:type="spellStart"/>
      <w:r w:rsidRPr="008E710F">
        <w:rPr>
          <w:rFonts w:ascii="Times New Roman" w:hAnsi="Times New Roman" w:cs="Times New Roman"/>
          <w:sz w:val="24"/>
          <w:szCs w:val="24"/>
        </w:rPr>
        <w:t>The</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effects</w:t>
      </w:r>
      <w:proofErr w:type="spellEnd"/>
      <w:r w:rsidRPr="008E710F">
        <w:rPr>
          <w:rFonts w:ascii="Times New Roman" w:hAnsi="Times New Roman" w:cs="Times New Roman"/>
          <w:sz w:val="24"/>
          <w:szCs w:val="24"/>
        </w:rPr>
        <w:t xml:space="preserve"> of COVID-19 </w:t>
      </w:r>
      <w:proofErr w:type="spellStart"/>
      <w:r w:rsidRPr="008E710F">
        <w:rPr>
          <w:rFonts w:ascii="Times New Roman" w:hAnsi="Times New Roman" w:cs="Times New Roman"/>
          <w:sz w:val="24"/>
          <w:szCs w:val="24"/>
        </w:rPr>
        <w:t>measures</w:t>
      </w:r>
      <w:proofErr w:type="spellEnd"/>
      <w:r w:rsidRPr="008E710F">
        <w:rPr>
          <w:rFonts w:ascii="Times New Roman" w:hAnsi="Times New Roman" w:cs="Times New Roman"/>
          <w:sz w:val="24"/>
          <w:szCs w:val="24"/>
        </w:rPr>
        <w:t xml:space="preserve"> on </w:t>
      </w:r>
      <w:proofErr w:type="spellStart"/>
      <w:r w:rsidRPr="008E710F">
        <w:rPr>
          <w:rFonts w:ascii="Times New Roman" w:hAnsi="Times New Roman" w:cs="Times New Roman"/>
          <w:sz w:val="24"/>
          <w:szCs w:val="24"/>
        </w:rPr>
        <w:t>air</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pollutant</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concentrations</w:t>
      </w:r>
      <w:proofErr w:type="spellEnd"/>
      <w:r w:rsidRPr="008E710F">
        <w:rPr>
          <w:rFonts w:ascii="Times New Roman" w:hAnsi="Times New Roman" w:cs="Times New Roman"/>
          <w:sz w:val="24"/>
          <w:szCs w:val="24"/>
        </w:rPr>
        <w:t xml:space="preserve"> at urban </w:t>
      </w:r>
      <w:proofErr w:type="spellStart"/>
      <w:r w:rsidRPr="008E710F">
        <w:rPr>
          <w:rFonts w:ascii="Times New Roman" w:hAnsi="Times New Roman" w:cs="Times New Roman"/>
          <w:sz w:val="24"/>
          <w:szCs w:val="24"/>
        </w:rPr>
        <w:t>and</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traffic</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sites</w:t>
      </w:r>
      <w:proofErr w:type="spellEnd"/>
      <w:r w:rsidRPr="008E710F">
        <w:rPr>
          <w:rFonts w:ascii="Times New Roman" w:hAnsi="Times New Roman" w:cs="Times New Roman"/>
          <w:sz w:val="24"/>
          <w:szCs w:val="24"/>
        </w:rPr>
        <w:t xml:space="preserve"> in </w:t>
      </w:r>
      <w:proofErr w:type="spellStart"/>
      <w:r w:rsidRPr="008E710F">
        <w:rPr>
          <w:rFonts w:ascii="Times New Roman" w:hAnsi="Times New Roman" w:cs="Times New Roman"/>
          <w:sz w:val="24"/>
          <w:szCs w:val="24"/>
        </w:rPr>
        <w:t>Istanbul</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i/>
          <w:iCs/>
          <w:sz w:val="24"/>
          <w:szCs w:val="24"/>
        </w:rPr>
        <w:t>Aerosol</w:t>
      </w:r>
      <w:proofErr w:type="spellEnd"/>
      <w:r w:rsidRPr="008E710F">
        <w:rPr>
          <w:rFonts w:ascii="Times New Roman" w:hAnsi="Times New Roman" w:cs="Times New Roman"/>
          <w:i/>
          <w:iCs/>
          <w:sz w:val="24"/>
          <w:szCs w:val="24"/>
        </w:rPr>
        <w:t xml:space="preserve"> </w:t>
      </w:r>
      <w:proofErr w:type="spellStart"/>
      <w:r w:rsidRPr="008E710F">
        <w:rPr>
          <w:rFonts w:ascii="Times New Roman" w:hAnsi="Times New Roman" w:cs="Times New Roman"/>
          <w:i/>
          <w:iCs/>
          <w:sz w:val="24"/>
          <w:szCs w:val="24"/>
        </w:rPr>
        <w:t>and</w:t>
      </w:r>
      <w:proofErr w:type="spellEnd"/>
      <w:r w:rsidRPr="008E710F">
        <w:rPr>
          <w:rFonts w:ascii="Times New Roman" w:hAnsi="Times New Roman" w:cs="Times New Roman"/>
          <w:i/>
          <w:iCs/>
          <w:sz w:val="24"/>
          <w:szCs w:val="24"/>
        </w:rPr>
        <w:t xml:space="preserve"> </w:t>
      </w:r>
      <w:proofErr w:type="spellStart"/>
      <w:r w:rsidRPr="008E710F">
        <w:rPr>
          <w:rFonts w:ascii="Times New Roman" w:hAnsi="Times New Roman" w:cs="Times New Roman"/>
          <w:i/>
          <w:iCs/>
          <w:sz w:val="24"/>
          <w:szCs w:val="24"/>
        </w:rPr>
        <w:t>Air</w:t>
      </w:r>
      <w:proofErr w:type="spellEnd"/>
      <w:r w:rsidRPr="008E710F">
        <w:rPr>
          <w:rFonts w:ascii="Times New Roman" w:hAnsi="Times New Roman" w:cs="Times New Roman"/>
          <w:i/>
          <w:iCs/>
          <w:sz w:val="24"/>
          <w:szCs w:val="24"/>
        </w:rPr>
        <w:t xml:space="preserve"> </w:t>
      </w:r>
      <w:proofErr w:type="spellStart"/>
      <w:r w:rsidRPr="008E710F">
        <w:rPr>
          <w:rFonts w:ascii="Times New Roman" w:hAnsi="Times New Roman" w:cs="Times New Roman"/>
          <w:i/>
          <w:iCs/>
          <w:sz w:val="24"/>
          <w:szCs w:val="24"/>
        </w:rPr>
        <w:t>Quality</w:t>
      </w:r>
      <w:proofErr w:type="spellEnd"/>
      <w:r w:rsidRPr="008E710F">
        <w:rPr>
          <w:rFonts w:ascii="Times New Roman" w:hAnsi="Times New Roman" w:cs="Times New Roman"/>
          <w:i/>
          <w:iCs/>
          <w:sz w:val="24"/>
          <w:szCs w:val="24"/>
        </w:rPr>
        <w:t xml:space="preserve"> </w:t>
      </w:r>
      <w:proofErr w:type="spellStart"/>
      <w:r w:rsidRPr="008E710F">
        <w:rPr>
          <w:rFonts w:ascii="Times New Roman" w:hAnsi="Times New Roman" w:cs="Times New Roman"/>
          <w:i/>
          <w:iCs/>
          <w:sz w:val="24"/>
          <w:szCs w:val="24"/>
        </w:rPr>
        <w:t>Research</w:t>
      </w:r>
      <w:proofErr w:type="spellEnd"/>
      <w:r w:rsidRPr="008E710F">
        <w:rPr>
          <w:rFonts w:ascii="Times New Roman" w:hAnsi="Times New Roman" w:cs="Times New Roman"/>
          <w:i/>
          <w:iCs/>
          <w:sz w:val="24"/>
          <w:szCs w:val="24"/>
        </w:rPr>
        <w:t xml:space="preserve">, </w:t>
      </w:r>
      <w:r w:rsidRPr="008E710F">
        <w:rPr>
          <w:rFonts w:ascii="Times New Roman" w:hAnsi="Times New Roman" w:cs="Times New Roman"/>
          <w:sz w:val="24"/>
          <w:szCs w:val="24"/>
        </w:rPr>
        <w:t>20: 1874–1885. https://doi.org/10.4209/aaqr.2020.05.0239</w:t>
      </w:r>
    </w:p>
    <w:p w14:paraId="3A4B1E4E" w14:textId="679A5B09" w:rsidR="00EE507F" w:rsidRPr="008E710F" w:rsidRDefault="00742B68" w:rsidP="008E710F">
      <w:pPr>
        <w:spacing w:after="120" w:line="360" w:lineRule="auto"/>
        <w:ind w:left="284" w:hanging="284"/>
        <w:jc w:val="both"/>
        <w:rPr>
          <w:rFonts w:ascii="Times New Roman" w:eastAsia="Calibri" w:hAnsi="Times New Roman" w:cs="Times New Roman"/>
          <w:sz w:val="24"/>
          <w:szCs w:val="24"/>
        </w:rPr>
      </w:pPr>
      <w:proofErr w:type="spellStart"/>
      <w:r w:rsidRPr="008E710F">
        <w:rPr>
          <w:rFonts w:ascii="Times New Roman" w:eastAsia="Calibri" w:hAnsi="Times New Roman" w:cs="Times New Roman"/>
          <w:sz w:val="24"/>
          <w:szCs w:val="24"/>
        </w:rPr>
        <w:t>Hadei</w:t>
      </w:r>
      <w:proofErr w:type="spellEnd"/>
      <w:r w:rsidRPr="008E710F">
        <w:rPr>
          <w:rFonts w:ascii="Times New Roman" w:eastAsia="Calibri" w:hAnsi="Times New Roman" w:cs="Times New Roman"/>
          <w:sz w:val="24"/>
          <w:szCs w:val="24"/>
        </w:rPr>
        <w:t xml:space="preserve">, M., </w:t>
      </w:r>
      <w:proofErr w:type="spellStart"/>
      <w:r w:rsidRPr="008E710F">
        <w:rPr>
          <w:rFonts w:ascii="Times New Roman" w:eastAsia="Calibri" w:hAnsi="Times New Roman" w:cs="Times New Roman"/>
          <w:sz w:val="24"/>
          <w:szCs w:val="24"/>
        </w:rPr>
        <w:t>Hopke</w:t>
      </w:r>
      <w:proofErr w:type="spellEnd"/>
      <w:r w:rsidRPr="008E710F">
        <w:rPr>
          <w:rFonts w:ascii="Times New Roman" w:eastAsia="Calibri" w:hAnsi="Times New Roman" w:cs="Times New Roman"/>
          <w:sz w:val="24"/>
          <w:szCs w:val="24"/>
        </w:rPr>
        <w:t xml:space="preserve">, P.K., </w:t>
      </w:r>
      <w:proofErr w:type="spellStart"/>
      <w:r w:rsidRPr="008E710F">
        <w:rPr>
          <w:rFonts w:ascii="Times New Roman" w:eastAsia="Calibri" w:hAnsi="Times New Roman" w:cs="Times New Roman"/>
          <w:sz w:val="24"/>
          <w:szCs w:val="24"/>
        </w:rPr>
        <w:t>Jonidi</w:t>
      </w:r>
      <w:proofErr w:type="spellEnd"/>
      <w:r w:rsidRPr="008E710F">
        <w:rPr>
          <w:rFonts w:ascii="Times New Roman" w:eastAsia="Calibri" w:hAnsi="Times New Roman" w:cs="Times New Roman"/>
          <w:sz w:val="24"/>
          <w:szCs w:val="24"/>
        </w:rPr>
        <w:t xml:space="preserve">, A. </w:t>
      </w:r>
      <w:proofErr w:type="spellStart"/>
      <w:r w:rsidRPr="008E710F">
        <w:rPr>
          <w:rFonts w:ascii="Times New Roman" w:eastAsia="Calibri" w:hAnsi="Times New Roman" w:cs="Times New Roman"/>
          <w:sz w:val="24"/>
          <w:szCs w:val="24"/>
        </w:rPr>
        <w:t>and</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Shahsavani</w:t>
      </w:r>
      <w:proofErr w:type="spellEnd"/>
      <w:r w:rsidRPr="008E710F">
        <w:rPr>
          <w:rFonts w:ascii="Times New Roman" w:eastAsia="Calibri" w:hAnsi="Times New Roman" w:cs="Times New Roman"/>
          <w:sz w:val="24"/>
          <w:szCs w:val="24"/>
        </w:rPr>
        <w:t xml:space="preserve">, A. (2020). A </w:t>
      </w:r>
      <w:proofErr w:type="spellStart"/>
      <w:r w:rsidRPr="008E710F">
        <w:rPr>
          <w:rFonts w:ascii="Times New Roman" w:eastAsia="Calibri" w:hAnsi="Times New Roman" w:cs="Times New Roman"/>
          <w:sz w:val="24"/>
          <w:szCs w:val="24"/>
        </w:rPr>
        <w:t>Letter</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about</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the</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Airborne</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Transmission</w:t>
      </w:r>
      <w:proofErr w:type="spellEnd"/>
      <w:r w:rsidRPr="008E710F">
        <w:rPr>
          <w:rFonts w:ascii="Times New Roman" w:eastAsia="Calibri" w:hAnsi="Times New Roman" w:cs="Times New Roman"/>
          <w:sz w:val="24"/>
          <w:szCs w:val="24"/>
        </w:rPr>
        <w:t xml:space="preserve"> of SARS-CoV-2 </w:t>
      </w:r>
      <w:proofErr w:type="spellStart"/>
      <w:r w:rsidRPr="008E710F">
        <w:rPr>
          <w:rFonts w:ascii="Times New Roman" w:eastAsia="Calibri" w:hAnsi="Times New Roman" w:cs="Times New Roman"/>
          <w:sz w:val="24"/>
          <w:szCs w:val="24"/>
        </w:rPr>
        <w:t>Based</w:t>
      </w:r>
      <w:proofErr w:type="spellEnd"/>
      <w:r w:rsidRPr="008E710F">
        <w:rPr>
          <w:rFonts w:ascii="Times New Roman" w:eastAsia="Calibri" w:hAnsi="Times New Roman" w:cs="Times New Roman"/>
          <w:sz w:val="24"/>
          <w:szCs w:val="24"/>
        </w:rPr>
        <w:t xml:space="preserve"> on </w:t>
      </w:r>
      <w:proofErr w:type="spellStart"/>
      <w:r w:rsidRPr="008E710F">
        <w:rPr>
          <w:rFonts w:ascii="Times New Roman" w:eastAsia="Calibri" w:hAnsi="Times New Roman" w:cs="Times New Roman"/>
          <w:sz w:val="24"/>
          <w:szCs w:val="24"/>
        </w:rPr>
        <w:t>the</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Current</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Evidence</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Aerosol</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Air</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Qual</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Res</w:t>
      </w:r>
      <w:proofErr w:type="spellEnd"/>
      <w:r w:rsidRPr="008E710F">
        <w:rPr>
          <w:rFonts w:ascii="Times New Roman" w:eastAsia="Calibri" w:hAnsi="Times New Roman" w:cs="Times New Roman"/>
          <w:sz w:val="24"/>
          <w:szCs w:val="24"/>
        </w:rPr>
        <w:t xml:space="preserve">. 20:911-914. </w:t>
      </w:r>
      <w:hyperlink r:id="rId48" w:history="1">
        <w:r w:rsidR="005343AB" w:rsidRPr="008E710F">
          <w:rPr>
            <w:rStyle w:val="Hyperlink"/>
            <w:rFonts w:ascii="Times New Roman" w:eastAsia="Calibri" w:hAnsi="Times New Roman" w:cs="Times New Roman"/>
            <w:sz w:val="24"/>
            <w:szCs w:val="24"/>
          </w:rPr>
          <w:t>https://doi.org/10.4209/aaqr.2020.04.0158</w:t>
        </w:r>
      </w:hyperlink>
    </w:p>
    <w:p w14:paraId="2C2E40C3" w14:textId="27A356CA" w:rsidR="005343AB" w:rsidRPr="008E710F" w:rsidRDefault="005343AB" w:rsidP="008E710F">
      <w:pPr>
        <w:spacing w:after="120" w:line="360" w:lineRule="auto"/>
        <w:ind w:left="284" w:hanging="284"/>
        <w:jc w:val="both"/>
        <w:rPr>
          <w:rFonts w:ascii="Times New Roman" w:eastAsia="Calibri" w:hAnsi="Times New Roman" w:cs="Times New Roman"/>
          <w:sz w:val="24"/>
          <w:szCs w:val="24"/>
        </w:rPr>
      </w:pPr>
    </w:p>
    <w:p w14:paraId="40455A26" w14:textId="28F24F79" w:rsidR="005343AB" w:rsidRPr="008E710F" w:rsidRDefault="005343AB" w:rsidP="008E710F">
      <w:pPr>
        <w:spacing w:after="120" w:line="360" w:lineRule="auto"/>
        <w:ind w:left="284" w:hanging="284"/>
        <w:jc w:val="both"/>
        <w:rPr>
          <w:rFonts w:ascii="Times New Roman" w:eastAsia="Calibri" w:hAnsi="Times New Roman" w:cs="Times New Roman"/>
          <w:sz w:val="24"/>
          <w:szCs w:val="24"/>
        </w:rPr>
      </w:pPr>
      <w:proofErr w:type="spellStart"/>
      <w:r w:rsidRPr="008E710F">
        <w:rPr>
          <w:rFonts w:ascii="Times New Roman" w:hAnsi="Times New Roman" w:cs="Times New Roman"/>
          <w:color w:val="2A2A2A"/>
          <w:sz w:val="24"/>
          <w:szCs w:val="24"/>
          <w:shd w:val="clear" w:color="auto" w:fill="FFFFFF"/>
        </w:rPr>
        <w:lastRenderedPageBreak/>
        <w:t>Lidia</w:t>
      </w:r>
      <w:proofErr w:type="spellEnd"/>
      <w:r w:rsidRPr="008E710F">
        <w:rPr>
          <w:rFonts w:ascii="Times New Roman" w:hAnsi="Times New Roman" w:cs="Times New Roman"/>
          <w:color w:val="2A2A2A"/>
          <w:sz w:val="24"/>
          <w:szCs w:val="24"/>
          <w:shd w:val="clear" w:color="auto" w:fill="FFFFFF"/>
        </w:rPr>
        <w:t xml:space="preserve"> </w:t>
      </w:r>
      <w:proofErr w:type="spellStart"/>
      <w:r w:rsidRPr="008E710F">
        <w:rPr>
          <w:rFonts w:ascii="Times New Roman" w:hAnsi="Times New Roman" w:cs="Times New Roman"/>
          <w:color w:val="2A2A2A"/>
          <w:sz w:val="24"/>
          <w:szCs w:val="24"/>
          <w:shd w:val="clear" w:color="auto" w:fill="FFFFFF"/>
        </w:rPr>
        <w:t>Morawska</w:t>
      </w:r>
      <w:proofErr w:type="spellEnd"/>
      <w:r w:rsidRPr="008E710F">
        <w:rPr>
          <w:rFonts w:ascii="Times New Roman" w:hAnsi="Times New Roman" w:cs="Times New Roman"/>
          <w:color w:val="2A2A2A"/>
          <w:sz w:val="24"/>
          <w:szCs w:val="24"/>
          <w:shd w:val="clear" w:color="auto" w:fill="FFFFFF"/>
        </w:rPr>
        <w:t xml:space="preserve">, Donald K </w:t>
      </w:r>
      <w:proofErr w:type="spellStart"/>
      <w:r w:rsidRPr="008E710F">
        <w:rPr>
          <w:rFonts w:ascii="Times New Roman" w:hAnsi="Times New Roman" w:cs="Times New Roman"/>
          <w:color w:val="2A2A2A"/>
          <w:sz w:val="24"/>
          <w:szCs w:val="24"/>
          <w:shd w:val="clear" w:color="auto" w:fill="FFFFFF"/>
        </w:rPr>
        <w:t>Milton</w:t>
      </w:r>
      <w:proofErr w:type="spellEnd"/>
      <w:r w:rsidRPr="008E710F">
        <w:rPr>
          <w:rFonts w:ascii="Times New Roman" w:hAnsi="Times New Roman" w:cs="Times New Roman"/>
          <w:color w:val="2A2A2A"/>
          <w:sz w:val="24"/>
          <w:szCs w:val="24"/>
          <w:shd w:val="clear" w:color="auto" w:fill="FFFFFF"/>
        </w:rPr>
        <w:t xml:space="preserve">, </w:t>
      </w:r>
      <w:proofErr w:type="spellStart"/>
      <w:r w:rsidRPr="008E710F">
        <w:rPr>
          <w:rFonts w:ascii="Times New Roman" w:hAnsi="Times New Roman" w:cs="Times New Roman"/>
          <w:color w:val="2A2A2A"/>
          <w:sz w:val="24"/>
          <w:szCs w:val="24"/>
          <w:shd w:val="clear" w:color="auto" w:fill="FFFFFF"/>
        </w:rPr>
        <w:t>It</w:t>
      </w:r>
      <w:proofErr w:type="spellEnd"/>
      <w:r w:rsidRPr="008E710F">
        <w:rPr>
          <w:rFonts w:ascii="Times New Roman" w:hAnsi="Times New Roman" w:cs="Times New Roman"/>
          <w:color w:val="2A2A2A"/>
          <w:sz w:val="24"/>
          <w:szCs w:val="24"/>
          <w:shd w:val="clear" w:color="auto" w:fill="FFFFFF"/>
        </w:rPr>
        <w:t xml:space="preserve"> Is Time </w:t>
      </w:r>
      <w:proofErr w:type="spellStart"/>
      <w:r w:rsidRPr="008E710F">
        <w:rPr>
          <w:rFonts w:ascii="Times New Roman" w:hAnsi="Times New Roman" w:cs="Times New Roman"/>
          <w:color w:val="2A2A2A"/>
          <w:sz w:val="24"/>
          <w:szCs w:val="24"/>
          <w:shd w:val="clear" w:color="auto" w:fill="FFFFFF"/>
        </w:rPr>
        <w:t>to</w:t>
      </w:r>
      <w:proofErr w:type="spellEnd"/>
      <w:r w:rsidRPr="008E710F">
        <w:rPr>
          <w:rFonts w:ascii="Times New Roman" w:hAnsi="Times New Roman" w:cs="Times New Roman"/>
          <w:color w:val="2A2A2A"/>
          <w:sz w:val="24"/>
          <w:szCs w:val="24"/>
          <w:shd w:val="clear" w:color="auto" w:fill="FFFFFF"/>
        </w:rPr>
        <w:t xml:space="preserve"> </w:t>
      </w:r>
      <w:proofErr w:type="spellStart"/>
      <w:r w:rsidRPr="008E710F">
        <w:rPr>
          <w:rFonts w:ascii="Times New Roman" w:hAnsi="Times New Roman" w:cs="Times New Roman"/>
          <w:color w:val="2A2A2A"/>
          <w:sz w:val="24"/>
          <w:szCs w:val="24"/>
          <w:shd w:val="clear" w:color="auto" w:fill="FFFFFF"/>
        </w:rPr>
        <w:t>Address</w:t>
      </w:r>
      <w:proofErr w:type="spellEnd"/>
      <w:r w:rsidRPr="008E710F">
        <w:rPr>
          <w:rFonts w:ascii="Times New Roman" w:hAnsi="Times New Roman" w:cs="Times New Roman"/>
          <w:color w:val="2A2A2A"/>
          <w:sz w:val="24"/>
          <w:szCs w:val="24"/>
          <w:shd w:val="clear" w:color="auto" w:fill="FFFFFF"/>
        </w:rPr>
        <w:t xml:space="preserve"> </w:t>
      </w:r>
      <w:proofErr w:type="spellStart"/>
      <w:r w:rsidRPr="008E710F">
        <w:rPr>
          <w:rFonts w:ascii="Times New Roman" w:hAnsi="Times New Roman" w:cs="Times New Roman"/>
          <w:color w:val="2A2A2A"/>
          <w:sz w:val="24"/>
          <w:szCs w:val="24"/>
          <w:shd w:val="clear" w:color="auto" w:fill="FFFFFF"/>
        </w:rPr>
        <w:t>Airborne</w:t>
      </w:r>
      <w:proofErr w:type="spellEnd"/>
      <w:r w:rsidRPr="008E710F">
        <w:rPr>
          <w:rFonts w:ascii="Times New Roman" w:hAnsi="Times New Roman" w:cs="Times New Roman"/>
          <w:color w:val="2A2A2A"/>
          <w:sz w:val="24"/>
          <w:szCs w:val="24"/>
          <w:shd w:val="clear" w:color="auto" w:fill="FFFFFF"/>
        </w:rPr>
        <w:t xml:space="preserve"> </w:t>
      </w:r>
      <w:proofErr w:type="spellStart"/>
      <w:r w:rsidRPr="008E710F">
        <w:rPr>
          <w:rFonts w:ascii="Times New Roman" w:hAnsi="Times New Roman" w:cs="Times New Roman"/>
          <w:color w:val="2A2A2A"/>
          <w:sz w:val="24"/>
          <w:szCs w:val="24"/>
          <w:shd w:val="clear" w:color="auto" w:fill="FFFFFF"/>
        </w:rPr>
        <w:t>Transmission</w:t>
      </w:r>
      <w:proofErr w:type="spellEnd"/>
      <w:r w:rsidRPr="008E710F">
        <w:rPr>
          <w:rFonts w:ascii="Times New Roman" w:hAnsi="Times New Roman" w:cs="Times New Roman"/>
          <w:color w:val="2A2A2A"/>
          <w:sz w:val="24"/>
          <w:szCs w:val="24"/>
          <w:shd w:val="clear" w:color="auto" w:fill="FFFFFF"/>
        </w:rPr>
        <w:t xml:space="preserve"> of </w:t>
      </w:r>
      <w:proofErr w:type="spellStart"/>
      <w:r w:rsidRPr="008E710F">
        <w:rPr>
          <w:rFonts w:ascii="Times New Roman" w:hAnsi="Times New Roman" w:cs="Times New Roman"/>
          <w:color w:val="2A2A2A"/>
          <w:sz w:val="24"/>
          <w:szCs w:val="24"/>
          <w:shd w:val="clear" w:color="auto" w:fill="FFFFFF"/>
        </w:rPr>
        <w:t>Coronavirus</w:t>
      </w:r>
      <w:proofErr w:type="spellEnd"/>
      <w:r w:rsidRPr="008E710F">
        <w:rPr>
          <w:rFonts w:ascii="Times New Roman" w:hAnsi="Times New Roman" w:cs="Times New Roman"/>
          <w:color w:val="2A2A2A"/>
          <w:sz w:val="24"/>
          <w:szCs w:val="24"/>
          <w:shd w:val="clear" w:color="auto" w:fill="FFFFFF"/>
        </w:rPr>
        <w:t xml:space="preserve"> </w:t>
      </w:r>
      <w:proofErr w:type="spellStart"/>
      <w:r w:rsidRPr="008E710F">
        <w:rPr>
          <w:rFonts w:ascii="Times New Roman" w:hAnsi="Times New Roman" w:cs="Times New Roman"/>
          <w:color w:val="2A2A2A"/>
          <w:sz w:val="24"/>
          <w:szCs w:val="24"/>
          <w:shd w:val="clear" w:color="auto" w:fill="FFFFFF"/>
        </w:rPr>
        <w:t>Disease</w:t>
      </w:r>
      <w:proofErr w:type="spellEnd"/>
      <w:r w:rsidRPr="008E710F">
        <w:rPr>
          <w:rFonts w:ascii="Times New Roman" w:hAnsi="Times New Roman" w:cs="Times New Roman"/>
          <w:color w:val="2A2A2A"/>
          <w:sz w:val="24"/>
          <w:szCs w:val="24"/>
          <w:shd w:val="clear" w:color="auto" w:fill="FFFFFF"/>
        </w:rPr>
        <w:t xml:space="preserve"> 2019 (COVID-19), </w:t>
      </w:r>
      <w:proofErr w:type="spellStart"/>
      <w:r w:rsidRPr="008E710F">
        <w:rPr>
          <w:rStyle w:val="Emphasis"/>
          <w:rFonts w:ascii="Times New Roman" w:hAnsi="Times New Roman" w:cs="Times New Roman"/>
          <w:color w:val="2A2A2A"/>
          <w:sz w:val="24"/>
          <w:szCs w:val="24"/>
          <w:bdr w:val="none" w:sz="0" w:space="0" w:color="auto" w:frame="1"/>
          <w:shd w:val="clear" w:color="auto" w:fill="FFFFFF"/>
        </w:rPr>
        <w:t>Clinical</w:t>
      </w:r>
      <w:proofErr w:type="spellEnd"/>
      <w:r w:rsidRPr="008E710F">
        <w:rPr>
          <w:rStyle w:val="Emphasis"/>
          <w:rFonts w:ascii="Times New Roman" w:hAnsi="Times New Roman" w:cs="Times New Roman"/>
          <w:color w:val="2A2A2A"/>
          <w:sz w:val="24"/>
          <w:szCs w:val="24"/>
          <w:bdr w:val="none" w:sz="0" w:space="0" w:color="auto" w:frame="1"/>
          <w:shd w:val="clear" w:color="auto" w:fill="FFFFFF"/>
        </w:rPr>
        <w:t xml:space="preserve"> </w:t>
      </w:r>
      <w:proofErr w:type="spellStart"/>
      <w:r w:rsidRPr="008E710F">
        <w:rPr>
          <w:rStyle w:val="Emphasis"/>
          <w:rFonts w:ascii="Times New Roman" w:hAnsi="Times New Roman" w:cs="Times New Roman"/>
          <w:color w:val="2A2A2A"/>
          <w:sz w:val="24"/>
          <w:szCs w:val="24"/>
          <w:bdr w:val="none" w:sz="0" w:space="0" w:color="auto" w:frame="1"/>
          <w:shd w:val="clear" w:color="auto" w:fill="FFFFFF"/>
        </w:rPr>
        <w:t>Infectious</w:t>
      </w:r>
      <w:proofErr w:type="spellEnd"/>
      <w:r w:rsidRPr="008E710F">
        <w:rPr>
          <w:rStyle w:val="Emphasis"/>
          <w:rFonts w:ascii="Times New Roman" w:hAnsi="Times New Roman" w:cs="Times New Roman"/>
          <w:color w:val="2A2A2A"/>
          <w:sz w:val="24"/>
          <w:szCs w:val="24"/>
          <w:bdr w:val="none" w:sz="0" w:space="0" w:color="auto" w:frame="1"/>
          <w:shd w:val="clear" w:color="auto" w:fill="FFFFFF"/>
        </w:rPr>
        <w:t xml:space="preserve"> </w:t>
      </w:r>
      <w:proofErr w:type="spellStart"/>
      <w:r w:rsidRPr="008E710F">
        <w:rPr>
          <w:rStyle w:val="Emphasis"/>
          <w:rFonts w:ascii="Times New Roman" w:hAnsi="Times New Roman" w:cs="Times New Roman"/>
          <w:color w:val="2A2A2A"/>
          <w:sz w:val="24"/>
          <w:szCs w:val="24"/>
          <w:bdr w:val="none" w:sz="0" w:space="0" w:color="auto" w:frame="1"/>
          <w:shd w:val="clear" w:color="auto" w:fill="FFFFFF"/>
        </w:rPr>
        <w:t>Diseases</w:t>
      </w:r>
      <w:proofErr w:type="spellEnd"/>
      <w:r w:rsidRPr="008E710F">
        <w:rPr>
          <w:rFonts w:ascii="Times New Roman" w:hAnsi="Times New Roman" w:cs="Times New Roman"/>
          <w:color w:val="2A2A2A"/>
          <w:sz w:val="24"/>
          <w:szCs w:val="24"/>
          <w:shd w:val="clear" w:color="auto" w:fill="FFFFFF"/>
        </w:rPr>
        <w:t xml:space="preserve">, Volume 71, </w:t>
      </w:r>
      <w:proofErr w:type="spellStart"/>
      <w:r w:rsidRPr="008E710F">
        <w:rPr>
          <w:rFonts w:ascii="Times New Roman" w:hAnsi="Times New Roman" w:cs="Times New Roman"/>
          <w:color w:val="2A2A2A"/>
          <w:sz w:val="24"/>
          <w:szCs w:val="24"/>
          <w:shd w:val="clear" w:color="auto" w:fill="FFFFFF"/>
        </w:rPr>
        <w:t>Issue</w:t>
      </w:r>
      <w:proofErr w:type="spellEnd"/>
      <w:r w:rsidRPr="008E710F">
        <w:rPr>
          <w:rFonts w:ascii="Times New Roman" w:hAnsi="Times New Roman" w:cs="Times New Roman"/>
          <w:color w:val="2A2A2A"/>
          <w:sz w:val="24"/>
          <w:szCs w:val="24"/>
          <w:shd w:val="clear" w:color="auto" w:fill="FFFFFF"/>
        </w:rPr>
        <w:t xml:space="preserve"> 9, 1 </w:t>
      </w:r>
      <w:proofErr w:type="spellStart"/>
      <w:r w:rsidRPr="008E710F">
        <w:rPr>
          <w:rFonts w:ascii="Times New Roman" w:hAnsi="Times New Roman" w:cs="Times New Roman"/>
          <w:color w:val="2A2A2A"/>
          <w:sz w:val="24"/>
          <w:szCs w:val="24"/>
          <w:shd w:val="clear" w:color="auto" w:fill="FFFFFF"/>
        </w:rPr>
        <w:t>November</w:t>
      </w:r>
      <w:proofErr w:type="spellEnd"/>
      <w:r w:rsidRPr="008E710F">
        <w:rPr>
          <w:rFonts w:ascii="Times New Roman" w:hAnsi="Times New Roman" w:cs="Times New Roman"/>
          <w:color w:val="2A2A2A"/>
          <w:sz w:val="24"/>
          <w:szCs w:val="24"/>
          <w:shd w:val="clear" w:color="auto" w:fill="FFFFFF"/>
        </w:rPr>
        <w:t xml:space="preserve"> 2020, </w:t>
      </w:r>
      <w:proofErr w:type="spellStart"/>
      <w:r w:rsidRPr="008E710F">
        <w:rPr>
          <w:rFonts w:ascii="Times New Roman" w:hAnsi="Times New Roman" w:cs="Times New Roman"/>
          <w:color w:val="2A2A2A"/>
          <w:sz w:val="24"/>
          <w:szCs w:val="24"/>
          <w:shd w:val="clear" w:color="auto" w:fill="FFFFFF"/>
        </w:rPr>
        <w:t>Pages</w:t>
      </w:r>
      <w:proofErr w:type="spellEnd"/>
      <w:r w:rsidRPr="008E710F">
        <w:rPr>
          <w:rFonts w:ascii="Times New Roman" w:hAnsi="Times New Roman" w:cs="Times New Roman"/>
          <w:color w:val="2A2A2A"/>
          <w:sz w:val="24"/>
          <w:szCs w:val="24"/>
          <w:shd w:val="clear" w:color="auto" w:fill="FFFFFF"/>
        </w:rPr>
        <w:t xml:space="preserve"> 2311–2313, </w:t>
      </w:r>
      <w:hyperlink r:id="rId49" w:history="1">
        <w:r w:rsidRPr="008E710F">
          <w:rPr>
            <w:rStyle w:val="Hyperlink"/>
            <w:rFonts w:ascii="Times New Roman" w:hAnsi="Times New Roman" w:cs="Times New Roman"/>
            <w:color w:val="006FB7"/>
            <w:sz w:val="24"/>
            <w:szCs w:val="24"/>
            <w:bdr w:val="none" w:sz="0" w:space="0" w:color="auto" w:frame="1"/>
            <w:shd w:val="clear" w:color="auto" w:fill="FFFFFF"/>
          </w:rPr>
          <w:t>https://doi.org/10.1093/cid/ciaa939</w:t>
        </w:r>
      </w:hyperlink>
    </w:p>
    <w:p w14:paraId="17754AEF" w14:textId="765AA884" w:rsidR="005245D2" w:rsidRPr="008E710F" w:rsidRDefault="00475B5A" w:rsidP="008E710F">
      <w:pPr>
        <w:spacing w:line="360" w:lineRule="auto"/>
        <w:ind w:left="360" w:hanging="720"/>
        <w:rPr>
          <w:rFonts w:ascii="Times New Roman" w:eastAsia="Calibri" w:hAnsi="Times New Roman" w:cs="Times New Roman"/>
          <w:sz w:val="24"/>
          <w:szCs w:val="24"/>
        </w:rPr>
      </w:pPr>
      <w:r w:rsidRPr="008E710F">
        <w:rPr>
          <w:rFonts w:ascii="Times New Roman" w:eastAsia="Calibri" w:hAnsi="Times New Roman" w:cs="Times New Roman"/>
          <w:sz w:val="24"/>
          <w:szCs w:val="24"/>
        </w:rPr>
        <w:t xml:space="preserve">G. </w:t>
      </w:r>
      <w:proofErr w:type="spellStart"/>
      <w:r w:rsidRPr="008E710F">
        <w:rPr>
          <w:rFonts w:ascii="Times New Roman" w:eastAsia="Calibri" w:hAnsi="Times New Roman" w:cs="Times New Roman"/>
          <w:sz w:val="24"/>
          <w:szCs w:val="24"/>
        </w:rPr>
        <w:t>Buonanno</w:t>
      </w:r>
      <w:proofErr w:type="spellEnd"/>
      <w:r w:rsidRPr="008E710F">
        <w:rPr>
          <w:rFonts w:ascii="Times New Roman" w:eastAsia="Calibri" w:hAnsi="Times New Roman" w:cs="Times New Roman"/>
          <w:sz w:val="24"/>
          <w:szCs w:val="24"/>
        </w:rPr>
        <w:t xml:space="preserve">, L. Stabile, L. </w:t>
      </w:r>
      <w:proofErr w:type="spellStart"/>
      <w:r w:rsidRPr="008E710F">
        <w:rPr>
          <w:rFonts w:ascii="Times New Roman" w:eastAsia="Calibri" w:hAnsi="Times New Roman" w:cs="Times New Roman"/>
          <w:sz w:val="24"/>
          <w:szCs w:val="24"/>
        </w:rPr>
        <w:t>Morawska</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Estimation</w:t>
      </w:r>
      <w:proofErr w:type="spellEnd"/>
      <w:r w:rsidRPr="008E710F">
        <w:rPr>
          <w:rFonts w:ascii="Times New Roman" w:eastAsia="Calibri" w:hAnsi="Times New Roman" w:cs="Times New Roman"/>
          <w:sz w:val="24"/>
          <w:szCs w:val="24"/>
        </w:rPr>
        <w:t xml:space="preserve"> of </w:t>
      </w:r>
      <w:proofErr w:type="spellStart"/>
      <w:r w:rsidRPr="008E710F">
        <w:rPr>
          <w:rFonts w:ascii="Times New Roman" w:eastAsia="Calibri" w:hAnsi="Times New Roman" w:cs="Times New Roman"/>
          <w:sz w:val="24"/>
          <w:szCs w:val="24"/>
        </w:rPr>
        <w:t>airborne</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viral</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emission</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Quanta</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emission</w:t>
      </w:r>
      <w:proofErr w:type="spellEnd"/>
      <w:r w:rsidRPr="008E710F">
        <w:rPr>
          <w:rFonts w:ascii="Times New Roman" w:eastAsia="Calibri" w:hAnsi="Times New Roman" w:cs="Times New Roman"/>
          <w:sz w:val="24"/>
          <w:szCs w:val="24"/>
        </w:rPr>
        <w:t xml:space="preserve"> rate of SARS-CoV-2 </w:t>
      </w:r>
      <w:proofErr w:type="spellStart"/>
      <w:r w:rsidRPr="008E710F">
        <w:rPr>
          <w:rFonts w:ascii="Times New Roman" w:eastAsia="Calibri" w:hAnsi="Times New Roman" w:cs="Times New Roman"/>
          <w:sz w:val="24"/>
          <w:szCs w:val="24"/>
        </w:rPr>
        <w:t>for</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infection</w:t>
      </w:r>
      <w:proofErr w:type="spellEnd"/>
      <w:r w:rsidRPr="008E710F">
        <w:rPr>
          <w:rFonts w:ascii="Times New Roman" w:eastAsia="Calibri" w:hAnsi="Times New Roman" w:cs="Times New Roman"/>
          <w:sz w:val="24"/>
          <w:szCs w:val="24"/>
        </w:rPr>
        <w:t xml:space="preserve"> risk </w:t>
      </w:r>
      <w:proofErr w:type="spellStart"/>
      <w:r w:rsidRPr="008E710F">
        <w:rPr>
          <w:rFonts w:ascii="Times New Roman" w:eastAsia="Calibri" w:hAnsi="Times New Roman" w:cs="Times New Roman"/>
          <w:sz w:val="24"/>
          <w:szCs w:val="24"/>
        </w:rPr>
        <w:t>assessment</w:t>
      </w:r>
      <w:proofErr w:type="spellEnd"/>
      <w:r w:rsidRPr="008E710F">
        <w:rPr>
          <w:rFonts w:ascii="Times New Roman" w:eastAsia="Calibri" w:hAnsi="Times New Roman" w:cs="Times New Roman"/>
          <w:sz w:val="24"/>
          <w:szCs w:val="24"/>
        </w:rPr>
        <w:t xml:space="preserve">, Environment International, 141, 2020, </w:t>
      </w:r>
      <w:proofErr w:type="gramStart"/>
      <w:r w:rsidRPr="008E710F">
        <w:rPr>
          <w:rFonts w:ascii="Times New Roman" w:eastAsia="Calibri" w:hAnsi="Times New Roman" w:cs="Times New Roman"/>
          <w:sz w:val="24"/>
          <w:szCs w:val="24"/>
        </w:rPr>
        <w:t>105794,https://doi.org/10.1016/j.envint.2020.105794</w:t>
      </w:r>
      <w:proofErr w:type="gramEnd"/>
      <w:r w:rsidRPr="008E710F">
        <w:rPr>
          <w:rFonts w:ascii="Times New Roman" w:eastAsia="Calibri" w:hAnsi="Times New Roman" w:cs="Times New Roman"/>
          <w:sz w:val="24"/>
          <w:szCs w:val="24"/>
        </w:rPr>
        <w:t>.</w:t>
      </w:r>
    </w:p>
    <w:p w14:paraId="645EF656" w14:textId="0D8D3A5E" w:rsidR="00475B5A" w:rsidRPr="008E710F" w:rsidRDefault="00475B5A" w:rsidP="008E710F">
      <w:pPr>
        <w:spacing w:line="360" w:lineRule="auto"/>
        <w:ind w:left="360" w:hanging="720"/>
        <w:rPr>
          <w:rFonts w:ascii="Times New Roman" w:eastAsia="Calibri" w:hAnsi="Times New Roman" w:cs="Times New Roman"/>
          <w:sz w:val="24"/>
          <w:szCs w:val="24"/>
        </w:rPr>
      </w:pPr>
      <w:proofErr w:type="spellStart"/>
      <w:r w:rsidRPr="008E710F">
        <w:rPr>
          <w:rFonts w:ascii="Times New Roman" w:eastAsia="Calibri" w:hAnsi="Times New Roman" w:cs="Times New Roman"/>
          <w:sz w:val="24"/>
          <w:szCs w:val="24"/>
        </w:rPr>
        <w:t>Lidia</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Morawska</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Junji</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Cao</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Airborne</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transmission</w:t>
      </w:r>
      <w:proofErr w:type="spellEnd"/>
      <w:r w:rsidRPr="008E710F">
        <w:rPr>
          <w:rFonts w:ascii="Times New Roman" w:eastAsia="Calibri" w:hAnsi="Times New Roman" w:cs="Times New Roman"/>
          <w:sz w:val="24"/>
          <w:szCs w:val="24"/>
        </w:rPr>
        <w:t xml:space="preserve"> of SARS-CoV-2: </w:t>
      </w:r>
      <w:proofErr w:type="spellStart"/>
      <w:r w:rsidRPr="008E710F">
        <w:rPr>
          <w:rFonts w:ascii="Times New Roman" w:eastAsia="Calibri" w:hAnsi="Times New Roman" w:cs="Times New Roman"/>
          <w:sz w:val="24"/>
          <w:szCs w:val="24"/>
        </w:rPr>
        <w:t>The</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world</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should</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face</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the</w:t>
      </w:r>
      <w:proofErr w:type="spellEnd"/>
      <w:r w:rsidRPr="008E710F">
        <w:rPr>
          <w:rFonts w:ascii="Times New Roman" w:eastAsia="Calibri" w:hAnsi="Times New Roman" w:cs="Times New Roman"/>
          <w:sz w:val="24"/>
          <w:szCs w:val="24"/>
        </w:rPr>
        <w:t xml:space="preserve"> </w:t>
      </w:r>
      <w:proofErr w:type="spellStart"/>
      <w:r w:rsidRPr="008E710F">
        <w:rPr>
          <w:rFonts w:ascii="Times New Roman" w:eastAsia="Calibri" w:hAnsi="Times New Roman" w:cs="Times New Roman"/>
          <w:sz w:val="24"/>
          <w:szCs w:val="24"/>
        </w:rPr>
        <w:t>reality</w:t>
      </w:r>
      <w:proofErr w:type="spellEnd"/>
      <w:r w:rsidRPr="008E710F">
        <w:rPr>
          <w:rFonts w:ascii="Times New Roman" w:eastAsia="Calibri" w:hAnsi="Times New Roman" w:cs="Times New Roman"/>
          <w:sz w:val="24"/>
          <w:szCs w:val="24"/>
        </w:rPr>
        <w:t>,</w:t>
      </w:r>
    </w:p>
    <w:p w14:paraId="0EFFC67E" w14:textId="7A22C830" w:rsidR="00475B5A" w:rsidRPr="008E710F" w:rsidRDefault="00475B5A" w:rsidP="008E710F">
      <w:pPr>
        <w:spacing w:line="360" w:lineRule="auto"/>
        <w:ind w:left="360" w:hanging="720"/>
        <w:rPr>
          <w:rFonts w:ascii="Times New Roman" w:eastAsia="Calibri" w:hAnsi="Times New Roman" w:cs="Times New Roman"/>
          <w:sz w:val="24"/>
          <w:szCs w:val="24"/>
        </w:rPr>
      </w:pPr>
      <w:r w:rsidRPr="008E710F">
        <w:rPr>
          <w:rFonts w:ascii="Times New Roman" w:eastAsia="Calibri" w:hAnsi="Times New Roman" w:cs="Times New Roman"/>
          <w:sz w:val="24"/>
          <w:szCs w:val="24"/>
        </w:rPr>
        <w:t>Environment International, 139, 2020, 105730, https://doi.org/10.1016/j.envint.2020.105730.</w:t>
      </w:r>
    </w:p>
    <w:p w14:paraId="3D6CE794" w14:textId="5715B7C9" w:rsidR="00661FB2" w:rsidRPr="008E710F" w:rsidRDefault="00EE567B" w:rsidP="008E710F">
      <w:pPr>
        <w:spacing w:line="360" w:lineRule="auto"/>
        <w:ind w:left="360" w:hanging="720"/>
        <w:rPr>
          <w:rFonts w:ascii="Times New Roman" w:hAnsi="Times New Roman" w:cs="Times New Roman"/>
          <w:sz w:val="24"/>
          <w:szCs w:val="24"/>
        </w:rPr>
      </w:pPr>
      <w:r w:rsidRPr="008E710F">
        <w:rPr>
          <w:rFonts w:ascii="Times New Roman" w:hAnsi="Times New Roman" w:cs="Times New Roman"/>
          <w:sz w:val="24"/>
          <w:szCs w:val="24"/>
        </w:rPr>
        <w:t xml:space="preserve">Z. </w:t>
      </w:r>
      <w:proofErr w:type="spellStart"/>
      <w:r w:rsidRPr="008E710F">
        <w:rPr>
          <w:rFonts w:ascii="Times New Roman" w:hAnsi="Times New Roman" w:cs="Times New Roman"/>
          <w:sz w:val="24"/>
          <w:szCs w:val="24"/>
        </w:rPr>
        <w:t>Peng</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and</w:t>
      </w:r>
      <w:proofErr w:type="spellEnd"/>
      <w:r w:rsidRPr="008E710F">
        <w:rPr>
          <w:rFonts w:ascii="Times New Roman" w:hAnsi="Times New Roman" w:cs="Times New Roman"/>
          <w:sz w:val="24"/>
          <w:szCs w:val="24"/>
        </w:rPr>
        <w:t xml:space="preserve"> J.L. </w:t>
      </w:r>
      <w:proofErr w:type="spellStart"/>
      <w:r w:rsidRPr="008E710F">
        <w:rPr>
          <w:rFonts w:ascii="Times New Roman" w:hAnsi="Times New Roman" w:cs="Times New Roman"/>
          <w:sz w:val="24"/>
          <w:szCs w:val="24"/>
        </w:rPr>
        <w:t>Jimenez</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Exhaled</w:t>
      </w:r>
      <w:proofErr w:type="spellEnd"/>
      <w:r w:rsidRPr="008E710F">
        <w:rPr>
          <w:rFonts w:ascii="Times New Roman" w:hAnsi="Times New Roman" w:cs="Times New Roman"/>
          <w:sz w:val="24"/>
          <w:szCs w:val="24"/>
        </w:rPr>
        <w:t xml:space="preserve"> CO2 as a COVID-19 </w:t>
      </w:r>
      <w:proofErr w:type="spellStart"/>
      <w:r w:rsidRPr="008E710F">
        <w:rPr>
          <w:rFonts w:ascii="Times New Roman" w:hAnsi="Times New Roman" w:cs="Times New Roman"/>
          <w:sz w:val="24"/>
          <w:szCs w:val="24"/>
        </w:rPr>
        <w:t>Infection</w:t>
      </w:r>
      <w:proofErr w:type="spellEnd"/>
      <w:r w:rsidRPr="008E710F">
        <w:rPr>
          <w:rFonts w:ascii="Times New Roman" w:hAnsi="Times New Roman" w:cs="Times New Roman"/>
          <w:sz w:val="24"/>
          <w:szCs w:val="24"/>
        </w:rPr>
        <w:t xml:space="preserve"> Risk Proxy </w:t>
      </w:r>
      <w:proofErr w:type="spellStart"/>
      <w:r w:rsidRPr="008E710F">
        <w:rPr>
          <w:rFonts w:ascii="Times New Roman" w:hAnsi="Times New Roman" w:cs="Times New Roman"/>
          <w:sz w:val="24"/>
          <w:szCs w:val="24"/>
        </w:rPr>
        <w:t>for</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Different</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Indoor</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Environments</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and</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Activities</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Environ</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Sci</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Technol</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Lett</w:t>
      </w:r>
      <w:proofErr w:type="spellEnd"/>
      <w:r w:rsidRPr="008E710F">
        <w:rPr>
          <w:rFonts w:ascii="Times New Roman" w:hAnsi="Times New Roman" w:cs="Times New Roman"/>
          <w:sz w:val="24"/>
          <w:szCs w:val="24"/>
        </w:rPr>
        <w:t>. 2021, 8, 392−397.</w:t>
      </w:r>
    </w:p>
    <w:p w14:paraId="1960C385" w14:textId="702E0AD9" w:rsidR="00F63B8D" w:rsidRPr="008E710F" w:rsidRDefault="00F63B8D" w:rsidP="008E710F">
      <w:pPr>
        <w:spacing w:line="360" w:lineRule="auto"/>
        <w:ind w:left="360" w:hanging="720"/>
        <w:rPr>
          <w:rFonts w:ascii="Times New Roman" w:hAnsi="Times New Roman" w:cs="Times New Roman"/>
          <w:sz w:val="24"/>
          <w:szCs w:val="24"/>
        </w:rPr>
      </w:pPr>
      <w:proofErr w:type="spellStart"/>
      <w:r w:rsidRPr="008E710F">
        <w:rPr>
          <w:rFonts w:ascii="Times New Roman" w:hAnsi="Times New Roman" w:cs="Times New Roman"/>
          <w:sz w:val="24"/>
          <w:szCs w:val="24"/>
        </w:rPr>
        <w:t>Qian</w:t>
      </w:r>
      <w:proofErr w:type="spellEnd"/>
      <w:r w:rsidRPr="008E710F">
        <w:rPr>
          <w:rFonts w:ascii="Times New Roman" w:hAnsi="Times New Roman" w:cs="Times New Roman"/>
          <w:sz w:val="24"/>
          <w:szCs w:val="24"/>
        </w:rPr>
        <w:t xml:space="preserve">, H.; </w:t>
      </w:r>
      <w:proofErr w:type="spellStart"/>
      <w:r w:rsidRPr="008E710F">
        <w:rPr>
          <w:rFonts w:ascii="Times New Roman" w:hAnsi="Times New Roman" w:cs="Times New Roman"/>
          <w:sz w:val="24"/>
          <w:szCs w:val="24"/>
        </w:rPr>
        <w:t>Miao</w:t>
      </w:r>
      <w:proofErr w:type="spellEnd"/>
      <w:r w:rsidRPr="008E710F">
        <w:rPr>
          <w:rFonts w:ascii="Times New Roman" w:hAnsi="Times New Roman" w:cs="Times New Roman"/>
          <w:sz w:val="24"/>
          <w:szCs w:val="24"/>
        </w:rPr>
        <w:t xml:space="preserve">, T.; </w:t>
      </w:r>
      <w:proofErr w:type="spellStart"/>
      <w:r w:rsidRPr="008E710F">
        <w:rPr>
          <w:rFonts w:ascii="Times New Roman" w:hAnsi="Times New Roman" w:cs="Times New Roman"/>
          <w:sz w:val="24"/>
          <w:szCs w:val="24"/>
        </w:rPr>
        <w:t>Liu</w:t>
      </w:r>
      <w:proofErr w:type="spellEnd"/>
      <w:r w:rsidRPr="008E710F">
        <w:rPr>
          <w:rFonts w:ascii="Times New Roman" w:hAnsi="Times New Roman" w:cs="Times New Roman"/>
          <w:sz w:val="24"/>
          <w:szCs w:val="24"/>
        </w:rPr>
        <w:t xml:space="preserve">, L.; </w:t>
      </w:r>
      <w:proofErr w:type="spellStart"/>
      <w:r w:rsidRPr="008E710F">
        <w:rPr>
          <w:rFonts w:ascii="Times New Roman" w:hAnsi="Times New Roman" w:cs="Times New Roman"/>
          <w:sz w:val="24"/>
          <w:szCs w:val="24"/>
        </w:rPr>
        <w:t>Zheng</w:t>
      </w:r>
      <w:proofErr w:type="spellEnd"/>
      <w:r w:rsidRPr="008E710F">
        <w:rPr>
          <w:rFonts w:ascii="Times New Roman" w:hAnsi="Times New Roman" w:cs="Times New Roman"/>
          <w:sz w:val="24"/>
          <w:szCs w:val="24"/>
        </w:rPr>
        <w:t xml:space="preserve">, X.; </w:t>
      </w:r>
      <w:proofErr w:type="spellStart"/>
      <w:r w:rsidRPr="008E710F">
        <w:rPr>
          <w:rFonts w:ascii="Times New Roman" w:hAnsi="Times New Roman" w:cs="Times New Roman"/>
          <w:sz w:val="24"/>
          <w:szCs w:val="24"/>
        </w:rPr>
        <w:t>Luo</w:t>
      </w:r>
      <w:proofErr w:type="spellEnd"/>
      <w:r w:rsidRPr="008E710F">
        <w:rPr>
          <w:rFonts w:ascii="Times New Roman" w:hAnsi="Times New Roman" w:cs="Times New Roman"/>
          <w:sz w:val="24"/>
          <w:szCs w:val="24"/>
        </w:rPr>
        <w:t xml:space="preserve">, D.; </w:t>
      </w:r>
      <w:proofErr w:type="spellStart"/>
      <w:r w:rsidRPr="008E710F">
        <w:rPr>
          <w:rFonts w:ascii="Times New Roman" w:hAnsi="Times New Roman" w:cs="Times New Roman"/>
          <w:sz w:val="24"/>
          <w:szCs w:val="24"/>
        </w:rPr>
        <w:t>Li</w:t>
      </w:r>
      <w:proofErr w:type="spellEnd"/>
      <w:r w:rsidRPr="008E710F">
        <w:rPr>
          <w:rFonts w:ascii="Times New Roman" w:hAnsi="Times New Roman" w:cs="Times New Roman"/>
          <w:sz w:val="24"/>
          <w:szCs w:val="24"/>
        </w:rPr>
        <w:t xml:space="preserve">, Y. </w:t>
      </w:r>
      <w:proofErr w:type="spellStart"/>
      <w:r w:rsidRPr="008E710F">
        <w:rPr>
          <w:rFonts w:ascii="Times New Roman" w:hAnsi="Times New Roman" w:cs="Times New Roman"/>
          <w:sz w:val="24"/>
          <w:szCs w:val="24"/>
        </w:rPr>
        <w:t>Indoor</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Transmission</w:t>
      </w:r>
      <w:proofErr w:type="spellEnd"/>
      <w:r w:rsidRPr="008E710F">
        <w:rPr>
          <w:rFonts w:ascii="Times New Roman" w:hAnsi="Times New Roman" w:cs="Times New Roman"/>
          <w:sz w:val="24"/>
          <w:szCs w:val="24"/>
        </w:rPr>
        <w:t xml:space="preserve"> of SARS-CoV-2. </w:t>
      </w:r>
      <w:proofErr w:type="spellStart"/>
      <w:r w:rsidRPr="008E710F">
        <w:rPr>
          <w:rFonts w:ascii="Times New Roman" w:hAnsi="Times New Roman" w:cs="Times New Roman"/>
          <w:sz w:val="24"/>
          <w:szCs w:val="24"/>
        </w:rPr>
        <w:t>Indoor</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Air</w:t>
      </w:r>
      <w:proofErr w:type="spellEnd"/>
      <w:r w:rsidRPr="008E710F">
        <w:rPr>
          <w:rFonts w:ascii="Times New Roman" w:hAnsi="Times New Roman" w:cs="Times New Roman"/>
          <w:sz w:val="24"/>
          <w:szCs w:val="24"/>
        </w:rPr>
        <w:t xml:space="preserve"> 2020, DOI: 10.1111/ ina.12766. </w:t>
      </w:r>
      <w:proofErr w:type="spellStart"/>
      <w:r w:rsidRPr="008E710F">
        <w:rPr>
          <w:rFonts w:ascii="Times New Roman" w:hAnsi="Times New Roman" w:cs="Times New Roman"/>
          <w:sz w:val="24"/>
          <w:szCs w:val="24"/>
        </w:rPr>
        <w:t>Environmental</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Science</w:t>
      </w:r>
      <w:proofErr w:type="spellEnd"/>
      <w:r w:rsidRPr="008E710F">
        <w:rPr>
          <w:rFonts w:ascii="Times New Roman" w:hAnsi="Times New Roman" w:cs="Times New Roman"/>
          <w:sz w:val="24"/>
          <w:szCs w:val="24"/>
        </w:rPr>
        <w:t xml:space="preserve"> &amp; </w:t>
      </w:r>
      <w:proofErr w:type="spellStart"/>
      <w:r w:rsidRPr="008E710F">
        <w:rPr>
          <w:rFonts w:ascii="Times New Roman" w:hAnsi="Times New Roman" w:cs="Times New Roman"/>
          <w:sz w:val="24"/>
          <w:szCs w:val="24"/>
        </w:rPr>
        <w:t>Technology</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Letters</w:t>
      </w:r>
      <w:proofErr w:type="spellEnd"/>
      <w:r w:rsidRPr="008E710F">
        <w:rPr>
          <w:rFonts w:ascii="Times New Roman" w:hAnsi="Times New Roman" w:cs="Times New Roman"/>
          <w:sz w:val="24"/>
          <w:szCs w:val="24"/>
        </w:rPr>
        <w:t xml:space="preserve"> pubs.acs.org/</w:t>
      </w:r>
      <w:proofErr w:type="spellStart"/>
      <w:r w:rsidRPr="008E710F">
        <w:rPr>
          <w:rFonts w:ascii="Times New Roman" w:hAnsi="Times New Roman" w:cs="Times New Roman"/>
          <w:sz w:val="24"/>
          <w:szCs w:val="24"/>
        </w:rPr>
        <w:t>journal</w:t>
      </w:r>
      <w:proofErr w:type="spellEnd"/>
      <w:r w:rsidRPr="008E710F">
        <w:rPr>
          <w:rFonts w:ascii="Times New Roman" w:hAnsi="Times New Roman" w:cs="Times New Roman"/>
          <w:sz w:val="24"/>
          <w:szCs w:val="24"/>
        </w:rPr>
        <w:t>/</w:t>
      </w:r>
      <w:proofErr w:type="spellStart"/>
      <w:r w:rsidRPr="008E710F">
        <w:rPr>
          <w:rFonts w:ascii="Times New Roman" w:hAnsi="Times New Roman" w:cs="Times New Roman"/>
          <w:sz w:val="24"/>
          <w:szCs w:val="24"/>
        </w:rPr>
        <w:t>estlcu</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Letter</w:t>
      </w:r>
      <w:proofErr w:type="spellEnd"/>
      <w:r w:rsidRPr="008E710F">
        <w:rPr>
          <w:rFonts w:ascii="Times New Roman" w:hAnsi="Times New Roman" w:cs="Times New Roman"/>
          <w:sz w:val="24"/>
          <w:szCs w:val="24"/>
        </w:rPr>
        <w:t xml:space="preserve"> https://doi.org/10.1021/acs.estlett.1c00183 </w:t>
      </w:r>
      <w:proofErr w:type="spellStart"/>
      <w:r w:rsidRPr="008E710F">
        <w:rPr>
          <w:rFonts w:ascii="Times New Roman" w:hAnsi="Times New Roman" w:cs="Times New Roman"/>
          <w:sz w:val="24"/>
          <w:szCs w:val="24"/>
        </w:rPr>
        <w:t>Environ</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Sci</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Technol</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Lett</w:t>
      </w:r>
      <w:proofErr w:type="spellEnd"/>
      <w:r w:rsidRPr="008E710F">
        <w:rPr>
          <w:rFonts w:ascii="Times New Roman" w:hAnsi="Times New Roman" w:cs="Times New Roman"/>
          <w:sz w:val="24"/>
          <w:szCs w:val="24"/>
        </w:rPr>
        <w:t xml:space="preserve">. 2021, 8, 392−397 396  </w:t>
      </w:r>
    </w:p>
    <w:p w14:paraId="29C47F6F" w14:textId="77777777" w:rsidR="00F63B8D" w:rsidRPr="008E710F" w:rsidRDefault="00F63B8D" w:rsidP="008E710F">
      <w:pPr>
        <w:spacing w:line="360" w:lineRule="auto"/>
        <w:ind w:left="360" w:hanging="720"/>
        <w:rPr>
          <w:rFonts w:ascii="Times New Roman" w:hAnsi="Times New Roman" w:cs="Times New Roman"/>
          <w:sz w:val="24"/>
          <w:szCs w:val="24"/>
        </w:rPr>
      </w:pPr>
      <w:proofErr w:type="spellStart"/>
      <w:r w:rsidRPr="008E710F">
        <w:rPr>
          <w:rFonts w:ascii="Times New Roman" w:hAnsi="Times New Roman" w:cs="Times New Roman"/>
          <w:sz w:val="24"/>
          <w:szCs w:val="24"/>
        </w:rPr>
        <w:t>Morawska</w:t>
      </w:r>
      <w:proofErr w:type="spellEnd"/>
      <w:r w:rsidRPr="008E710F">
        <w:rPr>
          <w:rFonts w:ascii="Times New Roman" w:hAnsi="Times New Roman" w:cs="Times New Roman"/>
          <w:sz w:val="24"/>
          <w:szCs w:val="24"/>
        </w:rPr>
        <w:t xml:space="preserve">, L.; </w:t>
      </w:r>
      <w:proofErr w:type="spellStart"/>
      <w:r w:rsidRPr="008E710F">
        <w:rPr>
          <w:rFonts w:ascii="Times New Roman" w:hAnsi="Times New Roman" w:cs="Times New Roman"/>
          <w:sz w:val="24"/>
          <w:szCs w:val="24"/>
        </w:rPr>
        <w:t>Tang</w:t>
      </w:r>
      <w:proofErr w:type="spellEnd"/>
      <w:r w:rsidRPr="008E710F">
        <w:rPr>
          <w:rFonts w:ascii="Times New Roman" w:hAnsi="Times New Roman" w:cs="Times New Roman"/>
          <w:sz w:val="24"/>
          <w:szCs w:val="24"/>
        </w:rPr>
        <w:t xml:space="preserve">, J. W.; </w:t>
      </w:r>
      <w:proofErr w:type="spellStart"/>
      <w:r w:rsidRPr="008E710F">
        <w:rPr>
          <w:rFonts w:ascii="Times New Roman" w:hAnsi="Times New Roman" w:cs="Times New Roman"/>
          <w:sz w:val="24"/>
          <w:szCs w:val="24"/>
        </w:rPr>
        <w:t>Bahnfleth</w:t>
      </w:r>
      <w:proofErr w:type="spellEnd"/>
      <w:r w:rsidRPr="008E710F">
        <w:rPr>
          <w:rFonts w:ascii="Times New Roman" w:hAnsi="Times New Roman" w:cs="Times New Roman"/>
          <w:sz w:val="24"/>
          <w:szCs w:val="24"/>
        </w:rPr>
        <w:t xml:space="preserve">, W.; </w:t>
      </w:r>
      <w:proofErr w:type="spellStart"/>
      <w:r w:rsidRPr="008E710F">
        <w:rPr>
          <w:rFonts w:ascii="Times New Roman" w:hAnsi="Times New Roman" w:cs="Times New Roman"/>
          <w:sz w:val="24"/>
          <w:szCs w:val="24"/>
        </w:rPr>
        <w:t>Bluyssen</w:t>
      </w:r>
      <w:proofErr w:type="spellEnd"/>
      <w:r w:rsidRPr="008E710F">
        <w:rPr>
          <w:rFonts w:ascii="Times New Roman" w:hAnsi="Times New Roman" w:cs="Times New Roman"/>
          <w:sz w:val="24"/>
          <w:szCs w:val="24"/>
        </w:rPr>
        <w:t xml:space="preserve">, P. M.; </w:t>
      </w:r>
      <w:proofErr w:type="spellStart"/>
      <w:r w:rsidRPr="008E710F">
        <w:rPr>
          <w:rFonts w:ascii="Times New Roman" w:hAnsi="Times New Roman" w:cs="Times New Roman"/>
          <w:sz w:val="24"/>
          <w:szCs w:val="24"/>
        </w:rPr>
        <w:t>Boerstra</w:t>
      </w:r>
      <w:proofErr w:type="spellEnd"/>
      <w:r w:rsidRPr="008E710F">
        <w:rPr>
          <w:rFonts w:ascii="Times New Roman" w:hAnsi="Times New Roman" w:cs="Times New Roman"/>
          <w:sz w:val="24"/>
          <w:szCs w:val="24"/>
        </w:rPr>
        <w:t xml:space="preserve">, A.; </w:t>
      </w:r>
      <w:proofErr w:type="spellStart"/>
      <w:r w:rsidRPr="008E710F">
        <w:rPr>
          <w:rFonts w:ascii="Times New Roman" w:hAnsi="Times New Roman" w:cs="Times New Roman"/>
          <w:sz w:val="24"/>
          <w:szCs w:val="24"/>
        </w:rPr>
        <w:t>Buonanno</w:t>
      </w:r>
      <w:proofErr w:type="spellEnd"/>
      <w:r w:rsidRPr="008E710F">
        <w:rPr>
          <w:rFonts w:ascii="Times New Roman" w:hAnsi="Times New Roman" w:cs="Times New Roman"/>
          <w:sz w:val="24"/>
          <w:szCs w:val="24"/>
        </w:rPr>
        <w:t xml:space="preserve">, G.; </w:t>
      </w:r>
      <w:proofErr w:type="spellStart"/>
      <w:r w:rsidRPr="008E710F">
        <w:rPr>
          <w:rFonts w:ascii="Times New Roman" w:hAnsi="Times New Roman" w:cs="Times New Roman"/>
          <w:sz w:val="24"/>
          <w:szCs w:val="24"/>
        </w:rPr>
        <w:t>Cao</w:t>
      </w:r>
      <w:proofErr w:type="spellEnd"/>
      <w:r w:rsidRPr="008E710F">
        <w:rPr>
          <w:rFonts w:ascii="Times New Roman" w:hAnsi="Times New Roman" w:cs="Times New Roman"/>
          <w:sz w:val="24"/>
          <w:szCs w:val="24"/>
        </w:rPr>
        <w:t xml:space="preserve">, J.; </w:t>
      </w:r>
      <w:proofErr w:type="spellStart"/>
      <w:r w:rsidRPr="008E710F">
        <w:rPr>
          <w:rFonts w:ascii="Times New Roman" w:hAnsi="Times New Roman" w:cs="Times New Roman"/>
          <w:sz w:val="24"/>
          <w:szCs w:val="24"/>
        </w:rPr>
        <w:t>Dancer</w:t>
      </w:r>
      <w:proofErr w:type="spellEnd"/>
      <w:r w:rsidRPr="008E710F">
        <w:rPr>
          <w:rFonts w:ascii="Times New Roman" w:hAnsi="Times New Roman" w:cs="Times New Roman"/>
          <w:sz w:val="24"/>
          <w:szCs w:val="24"/>
        </w:rPr>
        <w:t xml:space="preserve">, S.; </w:t>
      </w:r>
      <w:proofErr w:type="spellStart"/>
      <w:r w:rsidRPr="008E710F">
        <w:rPr>
          <w:rFonts w:ascii="Times New Roman" w:hAnsi="Times New Roman" w:cs="Times New Roman"/>
          <w:sz w:val="24"/>
          <w:szCs w:val="24"/>
        </w:rPr>
        <w:t>Floto</w:t>
      </w:r>
      <w:proofErr w:type="spellEnd"/>
      <w:r w:rsidRPr="008E710F">
        <w:rPr>
          <w:rFonts w:ascii="Times New Roman" w:hAnsi="Times New Roman" w:cs="Times New Roman"/>
          <w:sz w:val="24"/>
          <w:szCs w:val="24"/>
        </w:rPr>
        <w:t xml:space="preserve">, A.; </w:t>
      </w:r>
      <w:proofErr w:type="spellStart"/>
      <w:r w:rsidRPr="008E710F">
        <w:rPr>
          <w:rFonts w:ascii="Times New Roman" w:hAnsi="Times New Roman" w:cs="Times New Roman"/>
          <w:sz w:val="24"/>
          <w:szCs w:val="24"/>
        </w:rPr>
        <w:t>Franchimon</w:t>
      </w:r>
      <w:proofErr w:type="spellEnd"/>
      <w:r w:rsidRPr="008E710F">
        <w:rPr>
          <w:rFonts w:ascii="Times New Roman" w:hAnsi="Times New Roman" w:cs="Times New Roman"/>
          <w:sz w:val="24"/>
          <w:szCs w:val="24"/>
        </w:rPr>
        <w:t xml:space="preserve">, F.; et al. How Can </w:t>
      </w:r>
      <w:proofErr w:type="spellStart"/>
      <w:r w:rsidRPr="008E710F">
        <w:rPr>
          <w:rFonts w:ascii="Times New Roman" w:hAnsi="Times New Roman" w:cs="Times New Roman"/>
          <w:sz w:val="24"/>
          <w:szCs w:val="24"/>
        </w:rPr>
        <w:t>Airborne</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Transmission</w:t>
      </w:r>
      <w:proofErr w:type="spellEnd"/>
      <w:r w:rsidRPr="008E710F">
        <w:rPr>
          <w:rFonts w:ascii="Times New Roman" w:hAnsi="Times New Roman" w:cs="Times New Roman"/>
          <w:sz w:val="24"/>
          <w:szCs w:val="24"/>
        </w:rPr>
        <w:t xml:space="preserve"> of COVID19 </w:t>
      </w:r>
      <w:proofErr w:type="spellStart"/>
      <w:r w:rsidRPr="008E710F">
        <w:rPr>
          <w:rFonts w:ascii="Times New Roman" w:hAnsi="Times New Roman" w:cs="Times New Roman"/>
          <w:sz w:val="24"/>
          <w:szCs w:val="24"/>
        </w:rPr>
        <w:t>Indoors</w:t>
      </w:r>
      <w:proofErr w:type="spellEnd"/>
      <w:r w:rsidRPr="008E710F">
        <w:rPr>
          <w:rFonts w:ascii="Times New Roman" w:hAnsi="Times New Roman" w:cs="Times New Roman"/>
          <w:sz w:val="24"/>
          <w:szCs w:val="24"/>
        </w:rPr>
        <w:t xml:space="preserve"> Be </w:t>
      </w:r>
      <w:proofErr w:type="spellStart"/>
      <w:r w:rsidRPr="008E710F">
        <w:rPr>
          <w:rFonts w:ascii="Times New Roman" w:hAnsi="Times New Roman" w:cs="Times New Roman"/>
          <w:sz w:val="24"/>
          <w:szCs w:val="24"/>
        </w:rPr>
        <w:t>Minimised</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Environ</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Int</w:t>
      </w:r>
      <w:proofErr w:type="spellEnd"/>
      <w:r w:rsidRPr="008E710F">
        <w:rPr>
          <w:rFonts w:ascii="Times New Roman" w:hAnsi="Times New Roman" w:cs="Times New Roman"/>
          <w:sz w:val="24"/>
          <w:szCs w:val="24"/>
        </w:rPr>
        <w:t xml:space="preserve">. 2020, 142, 105832. </w:t>
      </w:r>
    </w:p>
    <w:p w14:paraId="78EBC288" w14:textId="45694D12" w:rsidR="00F63B8D" w:rsidRPr="008E710F" w:rsidRDefault="00F63B8D" w:rsidP="008E710F">
      <w:pPr>
        <w:spacing w:line="360" w:lineRule="auto"/>
        <w:ind w:left="360" w:hanging="720"/>
        <w:rPr>
          <w:rFonts w:ascii="Times New Roman" w:hAnsi="Times New Roman" w:cs="Times New Roman"/>
          <w:sz w:val="24"/>
          <w:szCs w:val="24"/>
        </w:rPr>
      </w:pPr>
      <w:r w:rsidRPr="008E710F">
        <w:rPr>
          <w:rFonts w:ascii="Times New Roman" w:hAnsi="Times New Roman" w:cs="Times New Roman"/>
          <w:sz w:val="24"/>
          <w:szCs w:val="24"/>
        </w:rPr>
        <w:t xml:space="preserve">De </w:t>
      </w:r>
      <w:proofErr w:type="spellStart"/>
      <w:r w:rsidRPr="008E710F">
        <w:rPr>
          <w:rFonts w:ascii="Times New Roman" w:hAnsi="Times New Roman" w:cs="Times New Roman"/>
          <w:sz w:val="24"/>
          <w:szCs w:val="24"/>
        </w:rPr>
        <w:t>Chaumont</w:t>
      </w:r>
      <w:proofErr w:type="spellEnd"/>
      <w:r w:rsidRPr="008E710F">
        <w:rPr>
          <w:rFonts w:ascii="Times New Roman" w:hAnsi="Times New Roman" w:cs="Times New Roman"/>
          <w:sz w:val="24"/>
          <w:szCs w:val="24"/>
        </w:rPr>
        <w:t xml:space="preserve">, F. On </w:t>
      </w:r>
      <w:proofErr w:type="spellStart"/>
      <w:r w:rsidRPr="008E710F">
        <w:rPr>
          <w:rFonts w:ascii="Times New Roman" w:hAnsi="Times New Roman" w:cs="Times New Roman"/>
          <w:sz w:val="24"/>
          <w:szCs w:val="24"/>
        </w:rPr>
        <w:t>the</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Theory</w:t>
      </w:r>
      <w:proofErr w:type="spellEnd"/>
      <w:r w:rsidRPr="008E710F">
        <w:rPr>
          <w:rFonts w:ascii="Times New Roman" w:hAnsi="Times New Roman" w:cs="Times New Roman"/>
          <w:sz w:val="24"/>
          <w:szCs w:val="24"/>
        </w:rPr>
        <w:t xml:space="preserve"> of </w:t>
      </w:r>
      <w:proofErr w:type="spellStart"/>
      <w:r w:rsidRPr="008E710F">
        <w:rPr>
          <w:rFonts w:ascii="Times New Roman" w:hAnsi="Times New Roman" w:cs="Times New Roman"/>
          <w:sz w:val="24"/>
          <w:szCs w:val="24"/>
        </w:rPr>
        <w:t>Ventilation</w:t>
      </w:r>
      <w:proofErr w:type="spellEnd"/>
      <w:r w:rsidRPr="008E710F">
        <w:rPr>
          <w:rFonts w:ascii="Times New Roman" w:hAnsi="Times New Roman" w:cs="Times New Roman"/>
          <w:sz w:val="24"/>
          <w:szCs w:val="24"/>
        </w:rPr>
        <w:t xml:space="preserve">: An </w:t>
      </w:r>
      <w:proofErr w:type="spellStart"/>
      <w:r w:rsidRPr="008E710F">
        <w:rPr>
          <w:rFonts w:ascii="Times New Roman" w:hAnsi="Times New Roman" w:cs="Times New Roman"/>
          <w:sz w:val="24"/>
          <w:szCs w:val="24"/>
        </w:rPr>
        <w:t>Attempt</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to</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Establish</w:t>
      </w:r>
      <w:proofErr w:type="spellEnd"/>
      <w:r w:rsidRPr="008E710F">
        <w:rPr>
          <w:rFonts w:ascii="Times New Roman" w:hAnsi="Times New Roman" w:cs="Times New Roman"/>
          <w:sz w:val="24"/>
          <w:szCs w:val="24"/>
        </w:rPr>
        <w:t xml:space="preserve"> a </w:t>
      </w:r>
      <w:proofErr w:type="spellStart"/>
      <w:r w:rsidRPr="008E710F">
        <w:rPr>
          <w:rFonts w:ascii="Times New Roman" w:hAnsi="Times New Roman" w:cs="Times New Roman"/>
          <w:sz w:val="24"/>
          <w:szCs w:val="24"/>
        </w:rPr>
        <w:t>Positive</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Basis</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for</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the</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Calculation</w:t>
      </w:r>
      <w:proofErr w:type="spellEnd"/>
      <w:r w:rsidRPr="008E710F">
        <w:rPr>
          <w:rFonts w:ascii="Times New Roman" w:hAnsi="Times New Roman" w:cs="Times New Roman"/>
          <w:sz w:val="24"/>
          <w:szCs w:val="24"/>
        </w:rPr>
        <w:t xml:space="preserve"> of </w:t>
      </w:r>
      <w:proofErr w:type="spellStart"/>
      <w:r w:rsidRPr="008E710F">
        <w:rPr>
          <w:rFonts w:ascii="Times New Roman" w:hAnsi="Times New Roman" w:cs="Times New Roman"/>
          <w:sz w:val="24"/>
          <w:szCs w:val="24"/>
        </w:rPr>
        <w:t>the</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Amount</w:t>
      </w:r>
      <w:proofErr w:type="spellEnd"/>
      <w:r w:rsidRPr="008E710F">
        <w:rPr>
          <w:rFonts w:ascii="Times New Roman" w:hAnsi="Times New Roman" w:cs="Times New Roman"/>
          <w:sz w:val="24"/>
          <w:szCs w:val="24"/>
        </w:rPr>
        <w:t xml:space="preserve"> of </w:t>
      </w:r>
      <w:proofErr w:type="spellStart"/>
      <w:r w:rsidRPr="008E710F">
        <w:rPr>
          <w:rFonts w:ascii="Times New Roman" w:hAnsi="Times New Roman" w:cs="Times New Roman"/>
          <w:sz w:val="24"/>
          <w:szCs w:val="24"/>
        </w:rPr>
        <w:t>Fresh</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Air</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Required</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for</w:t>
      </w:r>
      <w:proofErr w:type="spellEnd"/>
      <w:r w:rsidRPr="008E710F">
        <w:rPr>
          <w:rFonts w:ascii="Times New Roman" w:hAnsi="Times New Roman" w:cs="Times New Roman"/>
          <w:sz w:val="24"/>
          <w:szCs w:val="24"/>
        </w:rPr>
        <w:t xml:space="preserve"> an </w:t>
      </w:r>
      <w:proofErr w:type="spellStart"/>
      <w:r w:rsidRPr="008E710F">
        <w:rPr>
          <w:rFonts w:ascii="Times New Roman" w:hAnsi="Times New Roman" w:cs="Times New Roman"/>
          <w:sz w:val="24"/>
          <w:szCs w:val="24"/>
        </w:rPr>
        <w:t>Inhabited</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Air</w:t>
      </w:r>
      <w:proofErr w:type="spellEnd"/>
      <w:r w:rsidRPr="008E710F">
        <w:rPr>
          <w:rFonts w:ascii="Times New Roman" w:hAnsi="Times New Roman" w:cs="Times New Roman"/>
          <w:sz w:val="24"/>
          <w:szCs w:val="24"/>
        </w:rPr>
        <w:t xml:space="preserve">-Space. </w:t>
      </w:r>
      <w:proofErr w:type="spellStart"/>
      <w:r w:rsidRPr="008E710F">
        <w:rPr>
          <w:rFonts w:ascii="Times New Roman" w:hAnsi="Times New Roman" w:cs="Times New Roman"/>
          <w:sz w:val="24"/>
          <w:szCs w:val="24"/>
        </w:rPr>
        <w:t>Proc</w:t>
      </w:r>
      <w:proofErr w:type="spellEnd"/>
      <w:r w:rsidRPr="008E710F">
        <w:rPr>
          <w:rFonts w:ascii="Times New Roman" w:hAnsi="Times New Roman" w:cs="Times New Roman"/>
          <w:sz w:val="24"/>
          <w:szCs w:val="24"/>
        </w:rPr>
        <w:t xml:space="preserve">. R. </w:t>
      </w:r>
      <w:proofErr w:type="spellStart"/>
      <w:r w:rsidRPr="008E710F">
        <w:rPr>
          <w:rFonts w:ascii="Times New Roman" w:hAnsi="Times New Roman" w:cs="Times New Roman"/>
          <w:sz w:val="24"/>
          <w:szCs w:val="24"/>
        </w:rPr>
        <w:t>Soc</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London</w:t>
      </w:r>
      <w:proofErr w:type="spellEnd"/>
      <w:r w:rsidRPr="008E710F">
        <w:rPr>
          <w:rFonts w:ascii="Times New Roman" w:hAnsi="Times New Roman" w:cs="Times New Roman"/>
          <w:sz w:val="24"/>
          <w:szCs w:val="24"/>
        </w:rPr>
        <w:t xml:space="preserve"> 1875, 23, 187−201. 1875</w:t>
      </w:r>
    </w:p>
    <w:p w14:paraId="7738761A" w14:textId="2FFA84F7" w:rsidR="00F63B8D" w:rsidRPr="008E710F" w:rsidRDefault="00F63B8D" w:rsidP="008E710F">
      <w:pPr>
        <w:spacing w:line="360" w:lineRule="auto"/>
        <w:ind w:left="360" w:hanging="720"/>
        <w:rPr>
          <w:rFonts w:ascii="Times New Roman" w:hAnsi="Times New Roman" w:cs="Times New Roman"/>
          <w:sz w:val="24"/>
          <w:szCs w:val="24"/>
        </w:rPr>
      </w:pPr>
      <w:proofErr w:type="spellStart"/>
      <w:r w:rsidRPr="008E710F">
        <w:rPr>
          <w:rFonts w:ascii="Times New Roman" w:hAnsi="Times New Roman" w:cs="Times New Roman"/>
          <w:sz w:val="24"/>
          <w:szCs w:val="24"/>
        </w:rPr>
        <w:t>Rudnick</w:t>
      </w:r>
      <w:proofErr w:type="spellEnd"/>
      <w:r w:rsidRPr="008E710F">
        <w:rPr>
          <w:rFonts w:ascii="Times New Roman" w:hAnsi="Times New Roman" w:cs="Times New Roman"/>
          <w:sz w:val="24"/>
          <w:szCs w:val="24"/>
        </w:rPr>
        <w:t xml:space="preserve">, S. N.; </w:t>
      </w:r>
      <w:proofErr w:type="spellStart"/>
      <w:r w:rsidRPr="008E710F">
        <w:rPr>
          <w:rFonts w:ascii="Times New Roman" w:hAnsi="Times New Roman" w:cs="Times New Roman"/>
          <w:sz w:val="24"/>
          <w:szCs w:val="24"/>
        </w:rPr>
        <w:t>Milton</w:t>
      </w:r>
      <w:proofErr w:type="spellEnd"/>
      <w:r w:rsidRPr="008E710F">
        <w:rPr>
          <w:rFonts w:ascii="Times New Roman" w:hAnsi="Times New Roman" w:cs="Times New Roman"/>
          <w:sz w:val="24"/>
          <w:szCs w:val="24"/>
        </w:rPr>
        <w:t xml:space="preserve">, D. K. Risk of </w:t>
      </w:r>
      <w:proofErr w:type="spellStart"/>
      <w:r w:rsidRPr="008E710F">
        <w:rPr>
          <w:rFonts w:ascii="Times New Roman" w:hAnsi="Times New Roman" w:cs="Times New Roman"/>
          <w:sz w:val="24"/>
          <w:szCs w:val="24"/>
        </w:rPr>
        <w:t>Indoor</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Airborne</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Infection</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Transmission</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Estimated</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from</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Carbon</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Dioxide</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Concentration</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Indoor</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Air</w:t>
      </w:r>
      <w:proofErr w:type="spellEnd"/>
      <w:r w:rsidRPr="008E710F">
        <w:rPr>
          <w:rFonts w:ascii="Times New Roman" w:hAnsi="Times New Roman" w:cs="Times New Roman"/>
          <w:sz w:val="24"/>
          <w:szCs w:val="24"/>
        </w:rPr>
        <w:t>, 2003, 13 (3), 237−245.</w:t>
      </w:r>
    </w:p>
    <w:p w14:paraId="38CBD1B8" w14:textId="33F10497" w:rsidR="000A3A7E" w:rsidRPr="008E710F" w:rsidRDefault="0037459D" w:rsidP="008E710F">
      <w:pPr>
        <w:spacing w:line="360" w:lineRule="auto"/>
        <w:ind w:left="360" w:hanging="720"/>
        <w:rPr>
          <w:rFonts w:ascii="Times New Roman" w:hAnsi="Times New Roman" w:cs="Times New Roman"/>
          <w:sz w:val="24"/>
          <w:szCs w:val="24"/>
        </w:rPr>
      </w:pPr>
      <w:r w:rsidRPr="0037459D">
        <w:rPr>
          <w:rFonts w:ascii="Times New Roman" w:hAnsi="Times New Roman" w:cs="Times New Roman"/>
          <w:sz w:val="24"/>
          <w:szCs w:val="24"/>
        </w:rPr>
        <w:t xml:space="preserve">Sivri, N., </w:t>
      </w:r>
      <w:proofErr w:type="spellStart"/>
      <w:r w:rsidRPr="0037459D">
        <w:rPr>
          <w:rFonts w:ascii="Times New Roman" w:hAnsi="Times New Roman" w:cs="Times New Roman"/>
          <w:sz w:val="24"/>
          <w:szCs w:val="24"/>
        </w:rPr>
        <w:t>Dogru</w:t>
      </w:r>
      <w:proofErr w:type="spellEnd"/>
      <w:r w:rsidRPr="0037459D">
        <w:rPr>
          <w:rFonts w:ascii="Times New Roman" w:hAnsi="Times New Roman" w:cs="Times New Roman"/>
          <w:sz w:val="24"/>
          <w:szCs w:val="24"/>
        </w:rPr>
        <w:t xml:space="preserve">, A.O., </w:t>
      </w:r>
      <w:proofErr w:type="spellStart"/>
      <w:r w:rsidRPr="0037459D">
        <w:rPr>
          <w:rFonts w:ascii="Times New Roman" w:hAnsi="Times New Roman" w:cs="Times New Roman"/>
          <w:sz w:val="24"/>
          <w:szCs w:val="24"/>
        </w:rPr>
        <w:t>Bagcigil</w:t>
      </w:r>
      <w:proofErr w:type="spellEnd"/>
      <w:r w:rsidRPr="0037459D">
        <w:rPr>
          <w:rFonts w:ascii="Times New Roman" w:hAnsi="Times New Roman" w:cs="Times New Roman"/>
          <w:sz w:val="24"/>
          <w:szCs w:val="24"/>
        </w:rPr>
        <w:t xml:space="preserve">, A.F. et al. </w:t>
      </w:r>
      <w:proofErr w:type="spellStart"/>
      <w:r w:rsidRPr="0037459D">
        <w:rPr>
          <w:rFonts w:ascii="Times New Roman" w:hAnsi="Times New Roman" w:cs="Times New Roman"/>
          <w:sz w:val="24"/>
          <w:szCs w:val="24"/>
        </w:rPr>
        <w:t>Assessment</w:t>
      </w:r>
      <w:proofErr w:type="spellEnd"/>
      <w:r w:rsidRPr="0037459D">
        <w:rPr>
          <w:rFonts w:ascii="Times New Roman" w:hAnsi="Times New Roman" w:cs="Times New Roman"/>
          <w:sz w:val="24"/>
          <w:szCs w:val="24"/>
        </w:rPr>
        <w:t xml:space="preserve"> of </w:t>
      </w:r>
      <w:proofErr w:type="spellStart"/>
      <w:r w:rsidRPr="0037459D">
        <w:rPr>
          <w:rFonts w:ascii="Times New Roman" w:hAnsi="Times New Roman" w:cs="Times New Roman"/>
          <w:sz w:val="24"/>
          <w:szCs w:val="24"/>
        </w:rPr>
        <w:t>the</w:t>
      </w:r>
      <w:proofErr w:type="spellEnd"/>
      <w:r w:rsidRPr="0037459D">
        <w:rPr>
          <w:rFonts w:ascii="Times New Roman" w:hAnsi="Times New Roman" w:cs="Times New Roman"/>
          <w:sz w:val="24"/>
          <w:szCs w:val="24"/>
        </w:rPr>
        <w:t xml:space="preserve"> </w:t>
      </w:r>
      <w:proofErr w:type="spellStart"/>
      <w:r w:rsidRPr="0037459D">
        <w:rPr>
          <w:rFonts w:ascii="Times New Roman" w:hAnsi="Times New Roman" w:cs="Times New Roman"/>
          <w:sz w:val="24"/>
          <w:szCs w:val="24"/>
        </w:rPr>
        <w:t>indoor</w:t>
      </w:r>
      <w:proofErr w:type="spellEnd"/>
      <w:r w:rsidRPr="0037459D">
        <w:rPr>
          <w:rFonts w:ascii="Times New Roman" w:hAnsi="Times New Roman" w:cs="Times New Roman"/>
          <w:sz w:val="24"/>
          <w:szCs w:val="24"/>
        </w:rPr>
        <w:t xml:space="preserve"> </w:t>
      </w:r>
      <w:proofErr w:type="spellStart"/>
      <w:r w:rsidRPr="0037459D">
        <w:rPr>
          <w:rFonts w:ascii="Times New Roman" w:hAnsi="Times New Roman" w:cs="Times New Roman"/>
          <w:sz w:val="24"/>
          <w:szCs w:val="24"/>
        </w:rPr>
        <w:t>air</w:t>
      </w:r>
      <w:proofErr w:type="spellEnd"/>
      <w:r w:rsidRPr="0037459D">
        <w:rPr>
          <w:rFonts w:ascii="Times New Roman" w:hAnsi="Times New Roman" w:cs="Times New Roman"/>
          <w:sz w:val="24"/>
          <w:szCs w:val="24"/>
        </w:rPr>
        <w:t xml:space="preserve"> </w:t>
      </w:r>
      <w:proofErr w:type="spellStart"/>
      <w:r w:rsidRPr="0037459D">
        <w:rPr>
          <w:rFonts w:ascii="Times New Roman" w:hAnsi="Times New Roman" w:cs="Times New Roman"/>
          <w:sz w:val="24"/>
          <w:szCs w:val="24"/>
        </w:rPr>
        <w:t>quality</w:t>
      </w:r>
      <w:proofErr w:type="spellEnd"/>
      <w:r w:rsidRPr="0037459D">
        <w:rPr>
          <w:rFonts w:ascii="Times New Roman" w:hAnsi="Times New Roman" w:cs="Times New Roman"/>
          <w:sz w:val="24"/>
          <w:szCs w:val="24"/>
        </w:rPr>
        <w:t xml:space="preserve"> </w:t>
      </w:r>
      <w:proofErr w:type="spellStart"/>
      <w:r w:rsidRPr="0037459D">
        <w:rPr>
          <w:rFonts w:ascii="Times New Roman" w:hAnsi="Times New Roman" w:cs="Times New Roman"/>
          <w:sz w:val="24"/>
          <w:szCs w:val="24"/>
        </w:rPr>
        <w:t>based</w:t>
      </w:r>
      <w:proofErr w:type="spellEnd"/>
      <w:r w:rsidRPr="0037459D">
        <w:rPr>
          <w:rFonts w:ascii="Times New Roman" w:hAnsi="Times New Roman" w:cs="Times New Roman"/>
          <w:sz w:val="24"/>
          <w:szCs w:val="24"/>
        </w:rPr>
        <w:t xml:space="preserve"> on </w:t>
      </w:r>
      <w:proofErr w:type="spellStart"/>
      <w:r w:rsidRPr="0037459D">
        <w:rPr>
          <w:rFonts w:ascii="Times New Roman" w:hAnsi="Times New Roman" w:cs="Times New Roman"/>
          <w:sz w:val="24"/>
          <w:szCs w:val="24"/>
        </w:rPr>
        <w:t>airborne</w:t>
      </w:r>
      <w:proofErr w:type="spellEnd"/>
      <w:r w:rsidRPr="0037459D">
        <w:rPr>
          <w:rFonts w:ascii="Times New Roman" w:hAnsi="Times New Roman" w:cs="Times New Roman"/>
          <w:sz w:val="24"/>
          <w:szCs w:val="24"/>
        </w:rPr>
        <w:t xml:space="preserve"> </w:t>
      </w:r>
      <w:proofErr w:type="spellStart"/>
      <w:r w:rsidRPr="0037459D">
        <w:rPr>
          <w:rFonts w:ascii="Times New Roman" w:hAnsi="Times New Roman" w:cs="Times New Roman"/>
          <w:sz w:val="24"/>
          <w:szCs w:val="24"/>
        </w:rPr>
        <w:t>bacteria</w:t>
      </w:r>
      <w:proofErr w:type="spellEnd"/>
      <w:r w:rsidRPr="0037459D">
        <w:rPr>
          <w:rFonts w:ascii="Times New Roman" w:hAnsi="Times New Roman" w:cs="Times New Roman"/>
          <w:sz w:val="24"/>
          <w:szCs w:val="24"/>
        </w:rPr>
        <w:t xml:space="preserve"> </w:t>
      </w:r>
      <w:proofErr w:type="spellStart"/>
      <w:r w:rsidRPr="0037459D">
        <w:rPr>
          <w:rFonts w:ascii="Times New Roman" w:hAnsi="Times New Roman" w:cs="Times New Roman"/>
          <w:sz w:val="24"/>
          <w:szCs w:val="24"/>
        </w:rPr>
        <w:t>and</w:t>
      </w:r>
      <w:proofErr w:type="spellEnd"/>
      <w:r w:rsidRPr="0037459D">
        <w:rPr>
          <w:rFonts w:ascii="Times New Roman" w:hAnsi="Times New Roman" w:cs="Times New Roman"/>
          <w:sz w:val="24"/>
          <w:szCs w:val="24"/>
        </w:rPr>
        <w:t xml:space="preserve"> </w:t>
      </w:r>
      <w:proofErr w:type="spellStart"/>
      <w:r w:rsidRPr="0037459D">
        <w:rPr>
          <w:rFonts w:ascii="Times New Roman" w:hAnsi="Times New Roman" w:cs="Times New Roman"/>
          <w:sz w:val="24"/>
          <w:szCs w:val="24"/>
        </w:rPr>
        <w:t>fungi</w:t>
      </w:r>
      <w:proofErr w:type="spellEnd"/>
      <w:r w:rsidRPr="0037459D">
        <w:rPr>
          <w:rFonts w:ascii="Times New Roman" w:hAnsi="Times New Roman" w:cs="Times New Roman"/>
          <w:sz w:val="24"/>
          <w:szCs w:val="24"/>
        </w:rPr>
        <w:t xml:space="preserve"> </w:t>
      </w:r>
      <w:proofErr w:type="spellStart"/>
      <w:r w:rsidRPr="0037459D">
        <w:rPr>
          <w:rFonts w:ascii="Times New Roman" w:hAnsi="Times New Roman" w:cs="Times New Roman"/>
          <w:sz w:val="24"/>
          <w:szCs w:val="24"/>
        </w:rPr>
        <w:t>measurements</w:t>
      </w:r>
      <w:proofErr w:type="spellEnd"/>
      <w:r w:rsidRPr="0037459D">
        <w:rPr>
          <w:rFonts w:ascii="Times New Roman" w:hAnsi="Times New Roman" w:cs="Times New Roman"/>
          <w:sz w:val="24"/>
          <w:szCs w:val="24"/>
        </w:rPr>
        <w:t xml:space="preserve"> in a </w:t>
      </w:r>
      <w:proofErr w:type="spellStart"/>
      <w:r w:rsidRPr="0037459D">
        <w:rPr>
          <w:rFonts w:ascii="Times New Roman" w:hAnsi="Times New Roman" w:cs="Times New Roman"/>
          <w:sz w:val="24"/>
          <w:szCs w:val="24"/>
        </w:rPr>
        <w:t>public</w:t>
      </w:r>
      <w:proofErr w:type="spellEnd"/>
      <w:r w:rsidRPr="0037459D">
        <w:rPr>
          <w:rFonts w:ascii="Times New Roman" w:hAnsi="Times New Roman" w:cs="Times New Roman"/>
          <w:sz w:val="24"/>
          <w:szCs w:val="24"/>
        </w:rPr>
        <w:t xml:space="preserve"> </w:t>
      </w:r>
      <w:proofErr w:type="spellStart"/>
      <w:r w:rsidRPr="0037459D">
        <w:rPr>
          <w:rFonts w:ascii="Times New Roman" w:hAnsi="Times New Roman" w:cs="Times New Roman"/>
          <w:sz w:val="24"/>
          <w:szCs w:val="24"/>
        </w:rPr>
        <w:t>school</w:t>
      </w:r>
      <w:proofErr w:type="spellEnd"/>
      <w:r w:rsidRPr="0037459D">
        <w:rPr>
          <w:rFonts w:ascii="Times New Roman" w:hAnsi="Times New Roman" w:cs="Times New Roman"/>
          <w:sz w:val="24"/>
          <w:szCs w:val="24"/>
        </w:rPr>
        <w:t xml:space="preserve"> of </w:t>
      </w:r>
      <w:proofErr w:type="spellStart"/>
      <w:r w:rsidRPr="0037459D">
        <w:rPr>
          <w:rFonts w:ascii="Times New Roman" w:hAnsi="Times New Roman" w:cs="Times New Roman"/>
          <w:sz w:val="24"/>
          <w:szCs w:val="24"/>
        </w:rPr>
        <w:t>Istanbul</w:t>
      </w:r>
      <w:proofErr w:type="spellEnd"/>
      <w:r w:rsidRPr="0037459D">
        <w:rPr>
          <w:rFonts w:ascii="Times New Roman" w:hAnsi="Times New Roman" w:cs="Times New Roman"/>
          <w:sz w:val="24"/>
          <w:szCs w:val="24"/>
        </w:rPr>
        <w:t xml:space="preserve">. </w:t>
      </w:r>
      <w:proofErr w:type="spellStart"/>
      <w:r w:rsidRPr="0037459D">
        <w:rPr>
          <w:rFonts w:ascii="Times New Roman" w:hAnsi="Times New Roman" w:cs="Times New Roman"/>
          <w:sz w:val="24"/>
          <w:szCs w:val="24"/>
        </w:rPr>
        <w:t>Arab</w:t>
      </w:r>
      <w:proofErr w:type="spellEnd"/>
      <w:r w:rsidRPr="0037459D">
        <w:rPr>
          <w:rFonts w:ascii="Times New Roman" w:hAnsi="Times New Roman" w:cs="Times New Roman"/>
          <w:sz w:val="24"/>
          <w:szCs w:val="24"/>
        </w:rPr>
        <w:t xml:space="preserve"> J </w:t>
      </w:r>
      <w:proofErr w:type="spellStart"/>
      <w:r w:rsidRPr="0037459D">
        <w:rPr>
          <w:rFonts w:ascii="Times New Roman" w:hAnsi="Times New Roman" w:cs="Times New Roman"/>
          <w:sz w:val="24"/>
          <w:szCs w:val="24"/>
        </w:rPr>
        <w:t>Geosci</w:t>
      </w:r>
      <w:proofErr w:type="spellEnd"/>
      <w:r w:rsidRPr="0037459D">
        <w:rPr>
          <w:rFonts w:ascii="Times New Roman" w:hAnsi="Times New Roman" w:cs="Times New Roman"/>
          <w:sz w:val="24"/>
          <w:szCs w:val="24"/>
        </w:rPr>
        <w:t xml:space="preserve"> 13, 1291 (2020). https://doi.org/10.1007/s12517-020-06252-3</w:t>
      </w:r>
    </w:p>
    <w:p w14:paraId="0B201251" w14:textId="02803B11" w:rsidR="000A3A7E" w:rsidRPr="008E710F" w:rsidRDefault="000A3A7E" w:rsidP="008E710F">
      <w:pPr>
        <w:spacing w:line="360" w:lineRule="auto"/>
        <w:ind w:left="360" w:hanging="720"/>
        <w:rPr>
          <w:rFonts w:ascii="Times New Roman" w:hAnsi="Times New Roman" w:cs="Times New Roman"/>
          <w:sz w:val="24"/>
          <w:szCs w:val="24"/>
        </w:rPr>
      </w:pPr>
      <w:r w:rsidRPr="008E710F">
        <w:rPr>
          <w:rFonts w:ascii="Times New Roman" w:hAnsi="Times New Roman" w:cs="Times New Roman"/>
          <w:sz w:val="24"/>
          <w:szCs w:val="24"/>
        </w:rPr>
        <w:t xml:space="preserve">CO2 seviyesi tanımlayan </w:t>
      </w:r>
      <w:proofErr w:type="spellStart"/>
      <w:r w:rsidRPr="008E710F">
        <w:rPr>
          <w:rFonts w:ascii="Times New Roman" w:hAnsi="Times New Roman" w:cs="Times New Roman"/>
          <w:sz w:val="24"/>
          <w:szCs w:val="24"/>
        </w:rPr>
        <w:t>klavuzlar</w:t>
      </w:r>
      <w:proofErr w:type="spellEnd"/>
      <w:r w:rsidRPr="008E710F">
        <w:rPr>
          <w:rFonts w:ascii="Times New Roman" w:hAnsi="Times New Roman" w:cs="Times New Roman"/>
          <w:sz w:val="24"/>
          <w:szCs w:val="24"/>
        </w:rPr>
        <w:t>:</w:t>
      </w:r>
    </w:p>
    <w:p w14:paraId="785AB545" w14:textId="77777777" w:rsidR="008E710F" w:rsidRPr="008E710F" w:rsidRDefault="000A3A7E" w:rsidP="008E710F">
      <w:pPr>
        <w:spacing w:line="360" w:lineRule="auto"/>
        <w:rPr>
          <w:rFonts w:ascii="Times New Roman" w:hAnsi="Times New Roman" w:cs="Times New Roman"/>
          <w:sz w:val="24"/>
          <w:szCs w:val="24"/>
        </w:rPr>
      </w:pPr>
      <w:proofErr w:type="spellStart"/>
      <w:r w:rsidRPr="008E710F">
        <w:rPr>
          <w:rFonts w:ascii="Times New Roman" w:hAnsi="Times New Roman" w:cs="Times New Roman"/>
          <w:sz w:val="24"/>
          <w:szCs w:val="24"/>
        </w:rPr>
        <w:t>Luna</w:t>
      </w:r>
      <w:proofErr w:type="spellEnd"/>
      <w:r w:rsidRPr="008E710F">
        <w:rPr>
          <w:rFonts w:ascii="Times New Roman" w:hAnsi="Times New Roman" w:cs="Times New Roman"/>
          <w:sz w:val="24"/>
          <w:szCs w:val="24"/>
        </w:rPr>
        <w:t xml:space="preserve">, M. L.; </w:t>
      </w:r>
      <w:proofErr w:type="spellStart"/>
      <w:r w:rsidRPr="008E710F">
        <w:rPr>
          <w:rFonts w:ascii="Times New Roman" w:hAnsi="Times New Roman" w:cs="Times New Roman"/>
          <w:sz w:val="24"/>
          <w:szCs w:val="24"/>
        </w:rPr>
        <w:t>Lahvis</w:t>
      </w:r>
      <w:proofErr w:type="spellEnd"/>
      <w:r w:rsidRPr="008E710F">
        <w:rPr>
          <w:rFonts w:ascii="Times New Roman" w:hAnsi="Times New Roman" w:cs="Times New Roman"/>
          <w:sz w:val="24"/>
          <w:szCs w:val="24"/>
        </w:rPr>
        <w:t xml:space="preserve">, M.; </w:t>
      </w:r>
      <w:proofErr w:type="spellStart"/>
      <w:r w:rsidRPr="008E710F">
        <w:rPr>
          <w:rFonts w:ascii="Times New Roman" w:hAnsi="Times New Roman" w:cs="Times New Roman"/>
          <w:sz w:val="24"/>
          <w:szCs w:val="24"/>
        </w:rPr>
        <w:t>Lang</w:t>
      </w:r>
      <w:proofErr w:type="spellEnd"/>
      <w:r w:rsidRPr="008E710F">
        <w:rPr>
          <w:rFonts w:ascii="Times New Roman" w:hAnsi="Times New Roman" w:cs="Times New Roman"/>
          <w:sz w:val="24"/>
          <w:szCs w:val="24"/>
        </w:rPr>
        <w:t xml:space="preserve">, J.; </w:t>
      </w:r>
      <w:proofErr w:type="spellStart"/>
      <w:r w:rsidRPr="008E710F">
        <w:rPr>
          <w:rFonts w:ascii="Times New Roman" w:hAnsi="Times New Roman" w:cs="Times New Roman"/>
          <w:sz w:val="24"/>
          <w:szCs w:val="24"/>
        </w:rPr>
        <w:t>Bliss</w:t>
      </w:r>
      <w:proofErr w:type="spellEnd"/>
      <w:r w:rsidRPr="008E710F">
        <w:rPr>
          <w:rFonts w:ascii="Times New Roman" w:hAnsi="Times New Roman" w:cs="Times New Roman"/>
          <w:sz w:val="24"/>
          <w:szCs w:val="24"/>
        </w:rPr>
        <w:t xml:space="preserve">, M.; </w:t>
      </w:r>
      <w:proofErr w:type="spellStart"/>
      <w:r w:rsidRPr="008E710F">
        <w:rPr>
          <w:rFonts w:ascii="Times New Roman" w:hAnsi="Times New Roman" w:cs="Times New Roman"/>
          <w:sz w:val="24"/>
          <w:szCs w:val="24"/>
        </w:rPr>
        <w:t>Azimi</w:t>
      </w:r>
      <w:proofErr w:type="spellEnd"/>
      <w:r w:rsidRPr="008E710F">
        <w:rPr>
          <w:rFonts w:ascii="Times New Roman" w:hAnsi="Times New Roman" w:cs="Times New Roman"/>
          <w:sz w:val="24"/>
          <w:szCs w:val="24"/>
        </w:rPr>
        <w:t xml:space="preserve">, P.; et al. </w:t>
      </w:r>
      <w:proofErr w:type="spellStart"/>
      <w:r w:rsidRPr="008E710F">
        <w:rPr>
          <w:rFonts w:ascii="Times New Roman" w:hAnsi="Times New Roman" w:cs="Times New Roman"/>
          <w:sz w:val="24"/>
          <w:szCs w:val="24"/>
        </w:rPr>
        <w:t>Healthy</w:t>
      </w:r>
      <w:proofErr w:type="spellEnd"/>
      <w:r w:rsidRPr="008E710F">
        <w:rPr>
          <w:rFonts w:ascii="Times New Roman" w:hAnsi="Times New Roman" w:cs="Times New Roman"/>
          <w:sz w:val="24"/>
          <w:szCs w:val="24"/>
        </w:rPr>
        <w:t xml:space="preserve"> Schools: Risk </w:t>
      </w:r>
      <w:proofErr w:type="spellStart"/>
      <w:r w:rsidRPr="008E710F">
        <w:rPr>
          <w:rFonts w:ascii="Times New Roman" w:hAnsi="Times New Roman" w:cs="Times New Roman"/>
          <w:sz w:val="24"/>
          <w:szCs w:val="24"/>
        </w:rPr>
        <w:t>Reduction</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Strategies</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for</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Reopening</w:t>
      </w:r>
      <w:proofErr w:type="spellEnd"/>
      <w:r w:rsidRPr="008E710F">
        <w:rPr>
          <w:rFonts w:ascii="Times New Roman" w:hAnsi="Times New Roman" w:cs="Times New Roman"/>
          <w:sz w:val="24"/>
          <w:szCs w:val="24"/>
        </w:rPr>
        <w:t xml:space="preserve"> Schools; 2020.  </w:t>
      </w:r>
      <w:r w:rsidRPr="008E710F">
        <w:rPr>
          <w:rFonts w:ascii="Times New Roman" w:hAnsi="Times New Roman" w:cs="Times New Roman"/>
          <w:sz w:val="24"/>
          <w:szCs w:val="24"/>
          <w:highlight w:val="yellow"/>
        </w:rPr>
        <w:t xml:space="preserve">1000 </w:t>
      </w:r>
      <w:proofErr w:type="spellStart"/>
      <w:r w:rsidRPr="008E710F">
        <w:rPr>
          <w:rFonts w:ascii="Times New Roman" w:hAnsi="Times New Roman" w:cs="Times New Roman"/>
          <w:sz w:val="24"/>
          <w:szCs w:val="24"/>
          <w:highlight w:val="yellow"/>
        </w:rPr>
        <w:t>ppm</w:t>
      </w:r>
      <w:proofErr w:type="spellEnd"/>
      <w:r w:rsidRPr="008E710F">
        <w:rPr>
          <w:rFonts w:ascii="Times New Roman" w:hAnsi="Times New Roman" w:cs="Times New Roman"/>
          <w:sz w:val="24"/>
          <w:szCs w:val="24"/>
          <w:highlight w:val="yellow"/>
        </w:rPr>
        <w:t xml:space="preserve"> sınırı tanımlamış</w:t>
      </w:r>
    </w:p>
    <w:p w14:paraId="6BA83CFC" w14:textId="77777777" w:rsidR="008E710F" w:rsidRPr="008E710F" w:rsidRDefault="008E710F" w:rsidP="008E710F">
      <w:pPr>
        <w:spacing w:line="360" w:lineRule="auto"/>
        <w:rPr>
          <w:rFonts w:ascii="Times New Roman" w:hAnsi="Times New Roman" w:cs="Times New Roman"/>
          <w:sz w:val="24"/>
          <w:szCs w:val="24"/>
        </w:rPr>
      </w:pPr>
    </w:p>
    <w:p w14:paraId="0434B2FB" w14:textId="77777777" w:rsidR="008E710F" w:rsidRPr="008E710F" w:rsidRDefault="000A3A7E" w:rsidP="008E710F">
      <w:pPr>
        <w:spacing w:line="360" w:lineRule="auto"/>
        <w:rPr>
          <w:rFonts w:ascii="Times New Roman" w:hAnsi="Times New Roman" w:cs="Times New Roman"/>
          <w:sz w:val="24"/>
          <w:szCs w:val="24"/>
        </w:rPr>
      </w:pPr>
      <w:bookmarkStart w:id="48" w:name="_Hlk88653375"/>
      <w:proofErr w:type="spellStart"/>
      <w:r w:rsidRPr="008E710F">
        <w:rPr>
          <w:rFonts w:ascii="Times New Roman" w:hAnsi="Times New Roman" w:cs="Times New Roman"/>
          <w:sz w:val="24"/>
          <w:szCs w:val="24"/>
        </w:rPr>
        <w:t>Minguillón</w:t>
      </w:r>
      <w:bookmarkEnd w:id="48"/>
      <w:proofErr w:type="spellEnd"/>
      <w:r w:rsidRPr="008E710F">
        <w:rPr>
          <w:rFonts w:ascii="Times New Roman" w:hAnsi="Times New Roman" w:cs="Times New Roman"/>
          <w:sz w:val="24"/>
          <w:szCs w:val="24"/>
        </w:rPr>
        <w:t xml:space="preserve"> MC, </w:t>
      </w:r>
      <w:proofErr w:type="spellStart"/>
      <w:r w:rsidRPr="008E710F">
        <w:rPr>
          <w:rFonts w:ascii="Times New Roman" w:hAnsi="Times New Roman" w:cs="Times New Roman"/>
          <w:sz w:val="24"/>
          <w:szCs w:val="24"/>
        </w:rPr>
        <w:t>Querol</w:t>
      </w:r>
      <w:proofErr w:type="spellEnd"/>
      <w:r w:rsidRPr="008E710F">
        <w:rPr>
          <w:rFonts w:ascii="Times New Roman" w:hAnsi="Times New Roman" w:cs="Times New Roman"/>
          <w:sz w:val="24"/>
          <w:szCs w:val="24"/>
        </w:rPr>
        <w:t xml:space="preserve"> X, </w:t>
      </w:r>
      <w:proofErr w:type="spellStart"/>
      <w:r w:rsidRPr="008E710F">
        <w:rPr>
          <w:rFonts w:ascii="Times New Roman" w:hAnsi="Times New Roman" w:cs="Times New Roman"/>
          <w:sz w:val="24"/>
          <w:szCs w:val="24"/>
        </w:rPr>
        <w:t>Riediker</w:t>
      </w:r>
      <w:proofErr w:type="spellEnd"/>
      <w:r w:rsidRPr="008E710F">
        <w:rPr>
          <w:rFonts w:ascii="Times New Roman" w:hAnsi="Times New Roman" w:cs="Times New Roman"/>
          <w:sz w:val="24"/>
          <w:szCs w:val="24"/>
        </w:rPr>
        <w:t xml:space="preserve"> M, </w:t>
      </w:r>
      <w:proofErr w:type="spellStart"/>
      <w:r w:rsidRPr="008E710F">
        <w:rPr>
          <w:rFonts w:ascii="Times New Roman" w:hAnsi="Times New Roman" w:cs="Times New Roman"/>
          <w:sz w:val="24"/>
          <w:szCs w:val="24"/>
        </w:rPr>
        <w:t>Felisi</w:t>
      </w:r>
      <w:proofErr w:type="spellEnd"/>
      <w:r w:rsidRPr="008E710F">
        <w:rPr>
          <w:rFonts w:ascii="Times New Roman" w:hAnsi="Times New Roman" w:cs="Times New Roman"/>
          <w:sz w:val="24"/>
          <w:szCs w:val="24"/>
        </w:rPr>
        <w:t xml:space="preserve"> JM, </w:t>
      </w:r>
      <w:proofErr w:type="spellStart"/>
      <w:r w:rsidRPr="008E710F">
        <w:rPr>
          <w:rFonts w:ascii="Times New Roman" w:hAnsi="Times New Roman" w:cs="Times New Roman"/>
          <w:sz w:val="24"/>
          <w:szCs w:val="24"/>
        </w:rPr>
        <w:t>Garrido</w:t>
      </w:r>
      <w:proofErr w:type="spellEnd"/>
      <w:r w:rsidRPr="008E710F">
        <w:rPr>
          <w:rFonts w:ascii="Times New Roman" w:hAnsi="Times New Roman" w:cs="Times New Roman"/>
          <w:sz w:val="24"/>
          <w:szCs w:val="24"/>
        </w:rPr>
        <w:t xml:space="preserve"> T, </w:t>
      </w:r>
      <w:proofErr w:type="spellStart"/>
      <w:r w:rsidRPr="008E710F">
        <w:rPr>
          <w:rFonts w:ascii="Times New Roman" w:hAnsi="Times New Roman" w:cs="Times New Roman"/>
          <w:sz w:val="24"/>
          <w:szCs w:val="24"/>
        </w:rPr>
        <w:t>Alastuey</w:t>
      </w:r>
      <w:proofErr w:type="spellEnd"/>
      <w:r w:rsidRPr="008E710F">
        <w:rPr>
          <w:rFonts w:ascii="Times New Roman" w:hAnsi="Times New Roman" w:cs="Times New Roman"/>
          <w:sz w:val="24"/>
          <w:szCs w:val="24"/>
        </w:rPr>
        <w:t xml:space="preserve"> A, </w:t>
      </w:r>
      <w:proofErr w:type="spellStart"/>
      <w:r w:rsidRPr="008E710F">
        <w:rPr>
          <w:rFonts w:ascii="Times New Roman" w:hAnsi="Times New Roman" w:cs="Times New Roman"/>
          <w:sz w:val="24"/>
          <w:szCs w:val="24"/>
        </w:rPr>
        <w:t>Bekö</w:t>
      </w:r>
      <w:proofErr w:type="spellEnd"/>
      <w:r w:rsidRPr="008E710F">
        <w:rPr>
          <w:rFonts w:ascii="Times New Roman" w:hAnsi="Times New Roman" w:cs="Times New Roman"/>
          <w:sz w:val="24"/>
          <w:szCs w:val="24"/>
        </w:rPr>
        <w:t xml:space="preserve"> G, </w:t>
      </w:r>
      <w:proofErr w:type="spellStart"/>
      <w:r w:rsidRPr="008E710F">
        <w:rPr>
          <w:rFonts w:ascii="Times New Roman" w:hAnsi="Times New Roman" w:cs="Times New Roman"/>
          <w:sz w:val="24"/>
          <w:szCs w:val="24"/>
        </w:rPr>
        <w:t>Nehr</w:t>
      </w:r>
      <w:proofErr w:type="spellEnd"/>
      <w:r w:rsidRPr="008E710F">
        <w:rPr>
          <w:rFonts w:ascii="Times New Roman" w:hAnsi="Times New Roman" w:cs="Times New Roman"/>
          <w:sz w:val="24"/>
          <w:szCs w:val="24"/>
        </w:rPr>
        <w:t xml:space="preserve"> S, </w:t>
      </w:r>
      <w:proofErr w:type="spellStart"/>
      <w:r w:rsidRPr="008E710F">
        <w:rPr>
          <w:rFonts w:ascii="Times New Roman" w:hAnsi="Times New Roman" w:cs="Times New Roman"/>
          <w:sz w:val="24"/>
          <w:szCs w:val="24"/>
        </w:rPr>
        <w:t>Wiesen</w:t>
      </w:r>
      <w:proofErr w:type="spellEnd"/>
      <w:r w:rsidRPr="008E710F">
        <w:rPr>
          <w:rFonts w:ascii="Times New Roman" w:hAnsi="Times New Roman" w:cs="Times New Roman"/>
          <w:sz w:val="24"/>
          <w:szCs w:val="24"/>
        </w:rPr>
        <w:t xml:space="preserve"> P, </w:t>
      </w:r>
      <w:proofErr w:type="spellStart"/>
      <w:r w:rsidRPr="008E710F">
        <w:rPr>
          <w:rFonts w:ascii="Times New Roman" w:hAnsi="Times New Roman" w:cs="Times New Roman"/>
          <w:sz w:val="24"/>
          <w:szCs w:val="24"/>
        </w:rPr>
        <w:t>Carslaw</w:t>
      </w:r>
      <w:proofErr w:type="spellEnd"/>
      <w:r w:rsidRPr="008E710F">
        <w:rPr>
          <w:rFonts w:ascii="Times New Roman" w:hAnsi="Times New Roman" w:cs="Times New Roman"/>
          <w:sz w:val="24"/>
          <w:szCs w:val="24"/>
        </w:rPr>
        <w:t xml:space="preserve"> N., 2020. Guide </w:t>
      </w:r>
      <w:proofErr w:type="spellStart"/>
      <w:r w:rsidRPr="008E710F">
        <w:rPr>
          <w:rFonts w:ascii="Times New Roman" w:hAnsi="Times New Roman" w:cs="Times New Roman"/>
          <w:sz w:val="24"/>
          <w:szCs w:val="24"/>
        </w:rPr>
        <w:t>for</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ventilation</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towards</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healthy</w:t>
      </w:r>
      <w:proofErr w:type="spellEnd"/>
      <w:r w:rsidRPr="008E710F">
        <w:rPr>
          <w:rFonts w:ascii="Times New Roman" w:hAnsi="Times New Roman" w:cs="Times New Roman"/>
          <w:sz w:val="24"/>
          <w:szCs w:val="24"/>
        </w:rPr>
        <w:t xml:space="preserve"> </w:t>
      </w:r>
      <w:proofErr w:type="spellStart"/>
      <w:r w:rsidRPr="008E710F">
        <w:rPr>
          <w:rFonts w:ascii="Times New Roman" w:hAnsi="Times New Roman" w:cs="Times New Roman"/>
          <w:sz w:val="24"/>
          <w:szCs w:val="24"/>
        </w:rPr>
        <w:t>classrooms</w:t>
      </w:r>
      <w:proofErr w:type="spellEnd"/>
      <w:r w:rsidRPr="008E710F">
        <w:rPr>
          <w:rFonts w:ascii="Times New Roman" w:hAnsi="Times New Roman" w:cs="Times New Roman"/>
          <w:sz w:val="24"/>
          <w:szCs w:val="24"/>
        </w:rPr>
        <w:t xml:space="preserve">. COST Action CA17136 </w:t>
      </w:r>
      <w:proofErr w:type="spellStart"/>
      <w:r w:rsidRPr="008E710F">
        <w:rPr>
          <w:rFonts w:ascii="Times New Roman" w:hAnsi="Times New Roman" w:cs="Times New Roman"/>
          <w:sz w:val="24"/>
          <w:szCs w:val="24"/>
        </w:rPr>
        <w:t>report</w:t>
      </w:r>
      <w:proofErr w:type="spellEnd"/>
      <w:r w:rsidRPr="008E710F">
        <w:rPr>
          <w:rFonts w:ascii="Times New Roman" w:hAnsi="Times New Roman" w:cs="Times New Roman"/>
          <w:sz w:val="24"/>
          <w:szCs w:val="24"/>
        </w:rPr>
        <w:t xml:space="preserve">. </w:t>
      </w:r>
    </w:p>
    <w:p w14:paraId="790280F3" w14:textId="77777777" w:rsidR="008E710F" w:rsidRPr="008E710F" w:rsidRDefault="008E710F" w:rsidP="008E710F">
      <w:pPr>
        <w:spacing w:line="360" w:lineRule="auto"/>
        <w:rPr>
          <w:rFonts w:ascii="Times New Roman" w:hAnsi="Times New Roman" w:cs="Times New Roman"/>
          <w:sz w:val="24"/>
          <w:szCs w:val="24"/>
        </w:rPr>
      </w:pPr>
    </w:p>
    <w:p w14:paraId="1916E04A" w14:textId="77777777" w:rsidR="00AA142C" w:rsidRPr="008E710F" w:rsidRDefault="00AA142C" w:rsidP="008E710F">
      <w:pPr>
        <w:spacing w:before="240" w:after="120" w:line="360" w:lineRule="auto"/>
        <w:jc w:val="both"/>
        <w:rPr>
          <w:rFonts w:ascii="Times New Roman" w:hAnsi="Times New Roman" w:cs="Times New Roman"/>
          <w:sz w:val="24"/>
          <w:szCs w:val="24"/>
        </w:rPr>
      </w:pPr>
    </w:p>
    <w:p w14:paraId="68CD9676" w14:textId="494E6E45" w:rsidR="00ED5D82" w:rsidRPr="00ED5D82" w:rsidRDefault="00ED5D82" w:rsidP="00ED5D82">
      <w:pPr>
        <w:spacing w:line="360" w:lineRule="auto"/>
        <w:rPr>
          <w:rFonts w:ascii="Times New Roman" w:hAnsi="Times New Roman" w:cs="Times New Roman"/>
          <w:sz w:val="24"/>
          <w:szCs w:val="24"/>
        </w:rPr>
      </w:pPr>
      <w:proofErr w:type="spellStart"/>
      <w:proofErr w:type="gramStart"/>
      <w:r w:rsidRPr="00ED5D82">
        <w:rPr>
          <w:rFonts w:ascii="Times New Roman" w:hAnsi="Times New Roman" w:cs="Times New Roman"/>
          <w:sz w:val="24"/>
          <w:szCs w:val="24"/>
        </w:rPr>
        <w:t>Kappelt</w:t>
      </w:r>
      <w:r>
        <w:rPr>
          <w:rFonts w:ascii="Times New Roman" w:hAnsi="Times New Roman" w:cs="Times New Roman"/>
          <w:sz w:val="24"/>
          <w:szCs w:val="24"/>
        </w:rPr>
        <w:t>,N</w:t>
      </w:r>
      <w:proofErr w:type="spellEnd"/>
      <w:r>
        <w:rPr>
          <w:rFonts w:ascii="Times New Roman" w:hAnsi="Times New Roman" w:cs="Times New Roman"/>
          <w:sz w:val="24"/>
          <w:szCs w:val="24"/>
        </w:rPr>
        <w:t>.</w:t>
      </w:r>
      <w:proofErr w:type="gramEnd"/>
      <w:r w:rsidRPr="00ED5D82">
        <w:rPr>
          <w:rFonts w:ascii="Times New Roman" w:hAnsi="Times New Roman" w:cs="Times New Roman"/>
          <w:sz w:val="24"/>
          <w:szCs w:val="24"/>
        </w:rPr>
        <w:t xml:space="preserve">, </w:t>
      </w:r>
      <w:proofErr w:type="spellStart"/>
      <w:r w:rsidRPr="00ED5D82">
        <w:rPr>
          <w:rFonts w:ascii="Times New Roman" w:hAnsi="Times New Roman" w:cs="Times New Roman"/>
          <w:sz w:val="24"/>
          <w:szCs w:val="24"/>
        </w:rPr>
        <w:t>Russell</w:t>
      </w:r>
      <w:proofErr w:type="spellEnd"/>
      <w:r>
        <w:rPr>
          <w:rFonts w:ascii="Times New Roman" w:hAnsi="Times New Roman" w:cs="Times New Roman"/>
          <w:sz w:val="24"/>
          <w:szCs w:val="24"/>
        </w:rPr>
        <w:t>, H.S.</w:t>
      </w:r>
      <w:r w:rsidRPr="00ED5D82">
        <w:rPr>
          <w:rFonts w:ascii="Times New Roman" w:hAnsi="Times New Roman" w:cs="Times New Roman"/>
          <w:sz w:val="24"/>
          <w:szCs w:val="24"/>
        </w:rPr>
        <w:t xml:space="preserve">, </w:t>
      </w:r>
      <w:proofErr w:type="spellStart"/>
      <w:r w:rsidRPr="00ED5D82">
        <w:rPr>
          <w:rFonts w:ascii="Times New Roman" w:hAnsi="Times New Roman" w:cs="Times New Roman"/>
          <w:sz w:val="24"/>
          <w:szCs w:val="24"/>
        </w:rPr>
        <w:t>Kwiatkowski</w:t>
      </w:r>
      <w:proofErr w:type="spellEnd"/>
      <w:r>
        <w:rPr>
          <w:rFonts w:ascii="Times New Roman" w:hAnsi="Times New Roman" w:cs="Times New Roman"/>
          <w:sz w:val="24"/>
          <w:szCs w:val="24"/>
        </w:rPr>
        <w:t xml:space="preserve">, S., </w:t>
      </w:r>
      <w:proofErr w:type="spellStart"/>
      <w:r w:rsidRPr="00ED5D82">
        <w:rPr>
          <w:rFonts w:ascii="Times New Roman" w:hAnsi="Times New Roman" w:cs="Times New Roman"/>
          <w:sz w:val="24"/>
          <w:szCs w:val="24"/>
        </w:rPr>
        <w:t>Afshari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w:t>
      </w:r>
      <w:r w:rsidRPr="00ED5D82">
        <w:rPr>
          <w:rFonts w:ascii="Times New Roman" w:hAnsi="Times New Roman" w:cs="Times New Roman"/>
          <w:sz w:val="24"/>
          <w:szCs w:val="24"/>
        </w:rPr>
        <w:t>Johnson</w:t>
      </w:r>
      <w:proofErr w:type="spellEnd"/>
      <w:r>
        <w:rPr>
          <w:rFonts w:ascii="Times New Roman" w:hAnsi="Times New Roman" w:cs="Times New Roman"/>
          <w:sz w:val="24"/>
          <w:szCs w:val="24"/>
        </w:rPr>
        <w:t>, M.S., 2021,</w:t>
      </w:r>
      <w:r w:rsidRPr="00ED5D82">
        <w:rPr>
          <w:rFonts w:ascii="Times New Roman" w:hAnsi="Times New Roman" w:cs="Times New Roman"/>
          <w:sz w:val="24"/>
          <w:szCs w:val="24"/>
        </w:rPr>
        <w:t xml:space="preserve"> </w:t>
      </w:r>
      <w:proofErr w:type="spellStart"/>
      <w:r w:rsidRPr="00ED5D82">
        <w:rPr>
          <w:rFonts w:ascii="Times New Roman" w:hAnsi="Times New Roman" w:cs="Times New Roman"/>
          <w:sz w:val="24"/>
          <w:szCs w:val="24"/>
        </w:rPr>
        <w:t>Correlation</w:t>
      </w:r>
      <w:proofErr w:type="spellEnd"/>
      <w:r w:rsidRPr="00ED5D82">
        <w:rPr>
          <w:rFonts w:ascii="Times New Roman" w:hAnsi="Times New Roman" w:cs="Times New Roman"/>
          <w:sz w:val="24"/>
          <w:szCs w:val="24"/>
        </w:rPr>
        <w:t xml:space="preserve"> of </w:t>
      </w:r>
      <w:proofErr w:type="spellStart"/>
      <w:r w:rsidRPr="00ED5D82">
        <w:rPr>
          <w:rFonts w:ascii="Times New Roman" w:hAnsi="Times New Roman" w:cs="Times New Roman"/>
          <w:sz w:val="24"/>
          <w:szCs w:val="24"/>
        </w:rPr>
        <w:t>Respiratory</w:t>
      </w:r>
      <w:proofErr w:type="spellEnd"/>
      <w:r w:rsidRPr="00ED5D82">
        <w:rPr>
          <w:rFonts w:ascii="Times New Roman" w:hAnsi="Times New Roman" w:cs="Times New Roman"/>
          <w:sz w:val="24"/>
          <w:szCs w:val="24"/>
        </w:rPr>
        <w:t xml:space="preserve"> </w:t>
      </w:r>
      <w:proofErr w:type="spellStart"/>
      <w:r w:rsidRPr="00ED5D82">
        <w:rPr>
          <w:rFonts w:ascii="Times New Roman" w:hAnsi="Times New Roman" w:cs="Times New Roman"/>
          <w:sz w:val="24"/>
          <w:szCs w:val="24"/>
        </w:rPr>
        <w:t>Aerosols</w:t>
      </w:r>
      <w:proofErr w:type="spellEnd"/>
      <w:r w:rsidRPr="00ED5D82">
        <w:rPr>
          <w:rFonts w:ascii="Times New Roman" w:hAnsi="Times New Roman" w:cs="Times New Roman"/>
          <w:sz w:val="24"/>
          <w:szCs w:val="24"/>
        </w:rPr>
        <w:t xml:space="preserve"> </w:t>
      </w:r>
      <w:proofErr w:type="spellStart"/>
      <w:r w:rsidRPr="00ED5D82">
        <w:rPr>
          <w:rFonts w:ascii="Times New Roman" w:hAnsi="Times New Roman" w:cs="Times New Roman"/>
          <w:sz w:val="24"/>
          <w:szCs w:val="24"/>
        </w:rPr>
        <w:t>and</w:t>
      </w:r>
      <w:proofErr w:type="spellEnd"/>
      <w:r w:rsidRPr="00ED5D82">
        <w:rPr>
          <w:rFonts w:ascii="Times New Roman" w:hAnsi="Times New Roman" w:cs="Times New Roman"/>
          <w:sz w:val="24"/>
          <w:szCs w:val="24"/>
        </w:rPr>
        <w:t xml:space="preserve"> </w:t>
      </w:r>
      <w:proofErr w:type="spellStart"/>
      <w:r w:rsidRPr="00ED5D82">
        <w:rPr>
          <w:rFonts w:ascii="Times New Roman" w:hAnsi="Times New Roman" w:cs="Times New Roman"/>
          <w:sz w:val="24"/>
          <w:szCs w:val="24"/>
        </w:rPr>
        <w:t>Metabolic</w:t>
      </w:r>
      <w:proofErr w:type="spellEnd"/>
      <w:r>
        <w:rPr>
          <w:rFonts w:ascii="Times New Roman" w:hAnsi="Times New Roman" w:cs="Times New Roman"/>
          <w:sz w:val="24"/>
          <w:szCs w:val="24"/>
        </w:rPr>
        <w:t xml:space="preserve"> </w:t>
      </w:r>
      <w:proofErr w:type="spellStart"/>
      <w:r w:rsidRPr="00ED5D82">
        <w:rPr>
          <w:rFonts w:ascii="Times New Roman" w:hAnsi="Times New Roman" w:cs="Times New Roman"/>
          <w:sz w:val="24"/>
          <w:szCs w:val="24"/>
        </w:rPr>
        <w:t>Carbon</w:t>
      </w:r>
      <w:proofErr w:type="spellEnd"/>
      <w:r w:rsidRPr="00ED5D82">
        <w:rPr>
          <w:rFonts w:ascii="Times New Roman" w:hAnsi="Times New Roman" w:cs="Times New Roman"/>
          <w:sz w:val="24"/>
          <w:szCs w:val="24"/>
        </w:rPr>
        <w:t xml:space="preserve"> </w:t>
      </w:r>
      <w:proofErr w:type="spellStart"/>
      <w:r w:rsidRPr="00ED5D82">
        <w:rPr>
          <w:rFonts w:ascii="Times New Roman" w:hAnsi="Times New Roman" w:cs="Times New Roman"/>
          <w:sz w:val="24"/>
          <w:szCs w:val="24"/>
        </w:rPr>
        <w:t>Dioxide</w:t>
      </w:r>
      <w:proofErr w:type="spellEnd"/>
      <w:r>
        <w:rPr>
          <w:rFonts w:ascii="Times New Roman" w:hAnsi="Times New Roman" w:cs="Times New Roman"/>
          <w:sz w:val="24"/>
          <w:szCs w:val="24"/>
        </w:rPr>
        <w:t>,</w:t>
      </w:r>
      <w:r w:rsidRPr="00ED5D82">
        <w:t xml:space="preserve"> </w:t>
      </w:r>
      <w:proofErr w:type="spellStart"/>
      <w:r w:rsidRPr="00ED5D82">
        <w:rPr>
          <w:rFonts w:ascii="Times New Roman" w:hAnsi="Times New Roman" w:cs="Times New Roman"/>
          <w:sz w:val="24"/>
          <w:szCs w:val="24"/>
        </w:rPr>
        <w:t>Sustainability</w:t>
      </w:r>
      <w:proofErr w:type="spellEnd"/>
      <w:r w:rsidRPr="00ED5D82">
        <w:rPr>
          <w:rFonts w:ascii="Times New Roman" w:hAnsi="Times New Roman" w:cs="Times New Roman"/>
          <w:sz w:val="24"/>
          <w:szCs w:val="24"/>
        </w:rPr>
        <w:t xml:space="preserve"> 2021, 13, 12203. https://doi.org/10.3390/su132112203</w:t>
      </w:r>
    </w:p>
    <w:p w14:paraId="7291EB11" w14:textId="0DE144CB" w:rsidR="00ED5D82" w:rsidRDefault="00ED5D82" w:rsidP="00ED5D82">
      <w:pPr>
        <w:spacing w:line="360" w:lineRule="auto"/>
        <w:rPr>
          <w:rFonts w:ascii="Times New Roman" w:hAnsi="Times New Roman" w:cs="Times New Roman"/>
          <w:sz w:val="24"/>
          <w:szCs w:val="24"/>
        </w:rPr>
      </w:pPr>
    </w:p>
    <w:p w14:paraId="02727665" w14:textId="7D3B9A0D" w:rsidR="00AA142C" w:rsidRPr="008E710F" w:rsidRDefault="00ED5D82" w:rsidP="00ED5D82">
      <w:pPr>
        <w:spacing w:line="360" w:lineRule="auto"/>
        <w:rPr>
          <w:rFonts w:ascii="Times New Roman" w:hAnsi="Times New Roman" w:cs="Times New Roman"/>
          <w:sz w:val="24"/>
          <w:szCs w:val="24"/>
        </w:rPr>
      </w:pPr>
      <w:proofErr w:type="spellStart"/>
      <w:r w:rsidRPr="00ED5D82">
        <w:rPr>
          <w:rFonts w:ascii="Times New Roman" w:hAnsi="Times New Roman" w:cs="Times New Roman"/>
          <w:sz w:val="24"/>
          <w:szCs w:val="24"/>
        </w:rPr>
        <w:t>Wölfel</w:t>
      </w:r>
      <w:proofErr w:type="spellEnd"/>
      <w:r w:rsidRPr="00ED5D82">
        <w:rPr>
          <w:rFonts w:ascii="Times New Roman" w:hAnsi="Times New Roman" w:cs="Times New Roman"/>
          <w:sz w:val="24"/>
          <w:szCs w:val="24"/>
        </w:rPr>
        <w:t xml:space="preserve">, R.; </w:t>
      </w:r>
      <w:proofErr w:type="spellStart"/>
      <w:r w:rsidRPr="00ED5D82">
        <w:rPr>
          <w:rFonts w:ascii="Times New Roman" w:hAnsi="Times New Roman" w:cs="Times New Roman"/>
          <w:sz w:val="24"/>
          <w:szCs w:val="24"/>
        </w:rPr>
        <w:t>Corman</w:t>
      </w:r>
      <w:proofErr w:type="spellEnd"/>
      <w:r w:rsidRPr="00ED5D82">
        <w:rPr>
          <w:rFonts w:ascii="Times New Roman" w:hAnsi="Times New Roman" w:cs="Times New Roman"/>
          <w:sz w:val="24"/>
          <w:szCs w:val="24"/>
        </w:rPr>
        <w:t xml:space="preserve">, V.M.; </w:t>
      </w:r>
      <w:proofErr w:type="spellStart"/>
      <w:r w:rsidRPr="00ED5D82">
        <w:rPr>
          <w:rFonts w:ascii="Times New Roman" w:hAnsi="Times New Roman" w:cs="Times New Roman"/>
          <w:sz w:val="24"/>
          <w:szCs w:val="24"/>
        </w:rPr>
        <w:t>Guggemos</w:t>
      </w:r>
      <w:proofErr w:type="spellEnd"/>
      <w:r w:rsidRPr="00ED5D82">
        <w:rPr>
          <w:rFonts w:ascii="Times New Roman" w:hAnsi="Times New Roman" w:cs="Times New Roman"/>
          <w:sz w:val="24"/>
          <w:szCs w:val="24"/>
        </w:rPr>
        <w:t xml:space="preserve">, W.; </w:t>
      </w:r>
      <w:proofErr w:type="spellStart"/>
      <w:r w:rsidRPr="00ED5D82">
        <w:rPr>
          <w:rFonts w:ascii="Times New Roman" w:hAnsi="Times New Roman" w:cs="Times New Roman"/>
          <w:sz w:val="24"/>
          <w:szCs w:val="24"/>
        </w:rPr>
        <w:t>Seilmaier</w:t>
      </w:r>
      <w:proofErr w:type="spellEnd"/>
      <w:r w:rsidRPr="00ED5D82">
        <w:rPr>
          <w:rFonts w:ascii="Times New Roman" w:hAnsi="Times New Roman" w:cs="Times New Roman"/>
          <w:sz w:val="24"/>
          <w:szCs w:val="24"/>
        </w:rPr>
        <w:t xml:space="preserve">, M.; </w:t>
      </w:r>
      <w:proofErr w:type="spellStart"/>
      <w:r w:rsidRPr="00ED5D82">
        <w:rPr>
          <w:rFonts w:ascii="Times New Roman" w:hAnsi="Times New Roman" w:cs="Times New Roman"/>
          <w:sz w:val="24"/>
          <w:szCs w:val="24"/>
        </w:rPr>
        <w:t>Zange</w:t>
      </w:r>
      <w:proofErr w:type="spellEnd"/>
      <w:r w:rsidRPr="00ED5D82">
        <w:rPr>
          <w:rFonts w:ascii="Times New Roman" w:hAnsi="Times New Roman" w:cs="Times New Roman"/>
          <w:sz w:val="24"/>
          <w:szCs w:val="24"/>
        </w:rPr>
        <w:t xml:space="preserve">, S.; </w:t>
      </w:r>
      <w:proofErr w:type="spellStart"/>
      <w:r w:rsidRPr="00ED5D82">
        <w:rPr>
          <w:rFonts w:ascii="Times New Roman" w:hAnsi="Times New Roman" w:cs="Times New Roman"/>
          <w:sz w:val="24"/>
          <w:szCs w:val="24"/>
        </w:rPr>
        <w:t>Müller</w:t>
      </w:r>
      <w:proofErr w:type="spellEnd"/>
      <w:r w:rsidRPr="00ED5D82">
        <w:rPr>
          <w:rFonts w:ascii="Times New Roman" w:hAnsi="Times New Roman" w:cs="Times New Roman"/>
          <w:sz w:val="24"/>
          <w:szCs w:val="24"/>
        </w:rPr>
        <w:t xml:space="preserve">, M.A.; </w:t>
      </w:r>
      <w:proofErr w:type="spellStart"/>
      <w:r w:rsidRPr="00ED5D82">
        <w:rPr>
          <w:rFonts w:ascii="Times New Roman" w:hAnsi="Times New Roman" w:cs="Times New Roman"/>
          <w:sz w:val="24"/>
          <w:szCs w:val="24"/>
        </w:rPr>
        <w:t>Niemeyer</w:t>
      </w:r>
      <w:proofErr w:type="spellEnd"/>
      <w:r w:rsidRPr="00ED5D82">
        <w:rPr>
          <w:rFonts w:ascii="Times New Roman" w:hAnsi="Times New Roman" w:cs="Times New Roman"/>
          <w:sz w:val="24"/>
          <w:szCs w:val="24"/>
        </w:rPr>
        <w:t xml:space="preserve">, D.; </w:t>
      </w:r>
      <w:proofErr w:type="spellStart"/>
      <w:r w:rsidRPr="00ED5D82">
        <w:rPr>
          <w:rFonts w:ascii="Times New Roman" w:hAnsi="Times New Roman" w:cs="Times New Roman"/>
          <w:sz w:val="24"/>
          <w:szCs w:val="24"/>
        </w:rPr>
        <w:t>Jones</w:t>
      </w:r>
      <w:proofErr w:type="spellEnd"/>
      <w:r w:rsidRPr="00ED5D82">
        <w:rPr>
          <w:rFonts w:ascii="Times New Roman" w:hAnsi="Times New Roman" w:cs="Times New Roman"/>
          <w:sz w:val="24"/>
          <w:szCs w:val="24"/>
        </w:rPr>
        <w:t xml:space="preserve">, T.C.; </w:t>
      </w:r>
      <w:proofErr w:type="spellStart"/>
      <w:r w:rsidRPr="00ED5D82">
        <w:rPr>
          <w:rFonts w:ascii="Times New Roman" w:hAnsi="Times New Roman" w:cs="Times New Roman"/>
          <w:sz w:val="24"/>
          <w:szCs w:val="24"/>
        </w:rPr>
        <w:t>Vollmar</w:t>
      </w:r>
      <w:proofErr w:type="spellEnd"/>
      <w:r w:rsidRPr="00ED5D82">
        <w:rPr>
          <w:rFonts w:ascii="Times New Roman" w:hAnsi="Times New Roman" w:cs="Times New Roman"/>
          <w:sz w:val="24"/>
          <w:szCs w:val="24"/>
        </w:rPr>
        <w:t xml:space="preserve">, P.; </w:t>
      </w:r>
      <w:proofErr w:type="spellStart"/>
      <w:r w:rsidRPr="00ED5D82">
        <w:rPr>
          <w:rFonts w:ascii="Times New Roman" w:hAnsi="Times New Roman" w:cs="Times New Roman"/>
          <w:sz w:val="24"/>
          <w:szCs w:val="24"/>
        </w:rPr>
        <w:t>Rothe</w:t>
      </w:r>
      <w:proofErr w:type="spellEnd"/>
      <w:r w:rsidRPr="00ED5D82">
        <w:rPr>
          <w:rFonts w:ascii="Times New Roman" w:hAnsi="Times New Roman" w:cs="Times New Roman"/>
          <w:sz w:val="24"/>
          <w:szCs w:val="24"/>
        </w:rPr>
        <w:t>, C.;</w:t>
      </w:r>
      <w:r>
        <w:rPr>
          <w:rFonts w:ascii="Times New Roman" w:hAnsi="Times New Roman" w:cs="Times New Roman"/>
          <w:sz w:val="24"/>
          <w:szCs w:val="24"/>
        </w:rPr>
        <w:t xml:space="preserve"> </w:t>
      </w:r>
      <w:r w:rsidRPr="00ED5D82">
        <w:rPr>
          <w:rFonts w:ascii="Times New Roman" w:hAnsi="Times New Roman" w:cs="Times New Roman"/>
          <w:sz w:val="24"/>
          <w:szCs w:val="24"/>
        </w:rPr>
        <w:t xml:space="preserve">et al. </w:t>
      </w:r>
      <w:proofErr w:type="spellStart"/>
      <w:r w:rsidRPr="00ED5D82">
        <w:rPr>
          <w:rFonts w:ascii="Times New Roman" w:hAnsi="Times New Roman" w:cs="Times New Roman"/>
          <w:sz w:val="24"/>
          <w:szCs w:val="24"/>
        </w:rPr>
        <w:t>Virological</w:t>
      </w:r>
      <w:proofErr w:type="spellEnd"/>
      <w:r w:rsidRPr="00ED5D82">
        <w:rPr>
          <w:rFonts w:ascii="Times New Roman" w:hAnsi="Times New Roman" w:cs="Times New Roman"/>
          <w:sz w:val="24"/>
          <w:szCs w:val="24"/>
        </w:rPr>
        <w:t xml:space="preserve"> </w:t>
      </w:r>
      <w:proofErr w:type="spellStart"/>
      <w:r w:rsidRPr="00ED5D82">
        <w:rPr>
          <w:rFonts w:ascii="Times New Roman" w:hAnsi="Times New Roman" w:cs="Times New Roman"/>
          <w:sz w:val="24"/>
          <w:szCs w:val="24"/>
        </w:rPr>
        <w:t>assessment</w:t>
      </w:r>
      <w:proofErr w:type="spellEnd"/>
      <w:r w:rsidRPr="00ED5D82">
        <w:rPr>
          <w:rFonts w:ascii="Times New Roman" w:hAnsi="Times New Roman" w:cs="Times New Roman"/>
          <w:sz w:val="24"/>
          <w:szCs w:val="24"/>
        </w:rPr>
        <w:t xml:space="preserve"> of </w:t>
      </w:r>
      <w:proofErr w:type="spellStart"/>
      <w:r w:rsidRPr="00ED5D82">
        <w:rPr>
          <w:rFonts w:ascii="Times New Roman" w:hAnsi="Times New Roman" w:cs="Times New Roman"/>
          <w:sz w:val="24"/>
          <w:szCs w:val="24"/>
        </w:rPr>
        <w:t>hospitalized</w:t>
      </w:r>
      <w:proofErr w:type="spellEnd"/>
      <w:r w:rsidRPr="00ED5D82">
        <w:rPr>
          <w:rFonts w:ascii="Times New Roman" w:hAnsi="Times New Roman" w:cs="Times New Roman"/>
          <w:sz w:val="24"/>
          <w:szCs w:val="24"/>
        </w:rPr>
        <w:t xml:space="preserve"> </w:t>
      </w:r>
      <w:proofErr w:type="spellStart"/>
      <w:r w:rsidRPr="00ED5D82">
        <w:rPr>
          <w:rFonts w:ascii="Times New Roman" w:hAnsi="Times New Roman" w:cs="Times New Roman"/>
          <w:sz w:val="24"/>
          <w:szCs w:val="24"/>
        </w:rPr>
        <w:t>patients</w:t>
      </w:r>
      <w:proofErr w:type="spellEnd"/>
      <w:r w:rsidRPr="00ED5D82">
        <w:rPr>
          <w:rFonts w:ascii="Times New Roman" w:hAnsi="Times New Roman" w:cs="Times New Roman"/>
          <w:sz w:val="24"/>
          <w:szCs w:val="24"/>
        </w:rPr>
        <w:t xml:space="preserve"> </w:t>
      </w:r>
      <w:proofErr w:type="spellStart"/>
      <w:r w:rsidRPr="00ED5D82">
        <w:rPr>
          <w:rFonts w:ascii="Times New Roman" w:hAnsi="Times New Roman" w:cs="Times New Roman"/>
          <w:sz w:val="24"/>
          <w:szCs w:val="24"/>
        </w:rPr>
        <w:t>with</w:t>
      </w:r>
      <w:proofErr w:type="spellEnd"/>
      <w:r w:rsidRPr="00ED5D82">
        <w:rPr>
          <w:rFonts w:ascii="Times New Roman" w:hAnsi="Times New Roman" w:cs="Times New Roman"/>
          <w:sz w:val="24"/>
          <w:szCs w:val="24"/>
        </w:rPr>
        <w:t xml:space="preserve"> COVID-2019. Nature</w:t>
      </w:r>
      <w:r>
        <w:rPr>
          <w:rFonts w:ascii="Times New Roman" w:hAnsi="Times New Roman" w:cs="Times New Roman"/>
          <w:sz w:val="24"/>
          <w:szCs w:val="24"/>
        </w:rPr>
        <w:t xml:space="preserve"> 2020, 581, 465–469. </w:t>
      </w:r>
    </w:p>
    <w:p w14:paraId="4E5BA24A" w14:textId="670D6D54" w:rsidR="009258BC" w:rsidRDefault="00F92FA6" w:rsidP="00F92FA6">
      <w:pPr>
        <w:spacing w:line="360" w:lineRule="auto"/>
        <w:rPr>
          <w:rFonts w:ascii="Times New Roman" w:hAnsi="Times New Roman" w:cs="Times New Roman"/>
          <w:sz w:val="24"/>
          <w:szCs w:val="24"/>
        </w:rPr>
      </w:pPr>
      <w:proofErr w:type="spellStart"/>
      <w:r w:rsidRPr="00F92FA6">
        <w:rPr>
          <w:rFonts w:ascii="Times New Roman" w:hAnsi="Times New Roman" w:cs="Times New Roman"/>
          <w:sz w:val="24"/>
          <w:szCs w:val="24"/>
        </w:rPr>
        <w:t>Du</w:t>
      </w:r>
      <w:proofErr w:type="spellEnd"/>
      <w:r w:rsidRPr="00F92FA6">
        <w:rPr>
          <w:rFonts w:ascii="Times New Roman" w:hAnsi="Times New Roman" w:cs="Times New Roman"/>
          <w:sz w:val="24"/>
          <w:szCs w:val="24"/>
        </w:rPr>
        <w:t xml:space="preserve">, C.R.; </w:t>
      </w:r>
      <w:proofErr w:type="spellStart"/>
      <w:r w:rsidRPr="00F92FA6">
        <w:rPr>
          <w:rFonts w:ascii="Times New Roman" w:hAnsi="Times New Roman" w:cs="Times New Roman"/>
          <w:sz w:val="24"/>
          <w:szCs w:val="24"/>
        </w:rPr>
        <w:t>Wang</w:t>
      </w:r>
      <w:proofErr w:type="spellEnd"/>
      <w:r w:rsidRPr="00F92FA6">
        <w:rPr>
          <w:rFonts w:ascii="Times New Roman" w:hAnsi="Times New Roman" w:cs="Times New Roman"/>
          <w:sz w:val="24"/>
          <w:szCs w:val="24"/>
        </w:rPr>
        <w:t xml:space="preserve">, S.C.; </w:t>
      </w:r>
      <w:proofErr w:type="spellStart"/>
      <w:r w:rsidRPr="00F92FA6">
        <w:rPr>
          <w:rFonts w:ascii="Times New Roman" w:hAnsi="Times New Roman" w:cs="Times New Roman"/>
          <w:sz w:val="24"/>
          <w:szCs w:val="24"/>
        </w:rPr>
        <w:t>Yu</w:t>
      </w:r>
      <w:proofErr w:type="spellEnd"/>
      <w:r w:rsidRPr="00F92FA6">
        <w:rPr>
          <w:rFonts w:ascii="Times New Roman" w:hAnsi="Times New Roman" w:cs="Times New Roman"/>
          <w:sz w:val="24"/>
          <w:szCs w:val="24"/>
        </w:rPr>
        <w:t xml:space="preserve">, M.C.; </w:t>
      </w:r>
      <w:proofErr w:type="spellStart"/>
      <w:r w:rsidRPr="00F92FA6">
        <w:rPr>
          <w:rFonts w:ascii="Times New Roman" w:hAnsi="Times New Roman" w:cs="Times New Roman"/>
          <w:sz w:val="24"/>
          <w:szCs w:val="24"/>
        </w:rPr>
        <w:t>Chiu</w:t>
      </w:r>
      <w:proofErr w:type="spellEnd"/>
      <w:r w:rsidRPr="00F92FA6">
        <w:rPr>
          <w:rFonts w:ascii="Times New Roman" w:hAnsi="Times New Roman" w:cs="Times New Roman"/>
          <w:sz w:val="24"/>
          <w:szCs w:val="24"/>
        </w:rPr>
        <w:t xml:space="preserve">, T.F.; </w:t>
      </w:r>
      <w:proofErr w:type="spellStart"/>
      <w:r w:rsidRPr="00F92FA6">
        <w:rPr>
          <w:rFonts w:ascii="Times New Roman" w:hAnsi="Times New Roman" w:cs="Times New Roman"/>
          <w:sz w:val="24"/>
          <w:szCs w:val="24"/>
        </w:rPr>
        <w:t>Wang</w:t>
      </w:r>
      <w:proofErr w:type="spellEnd"/>
      <w:r w:rsidRPr="00F92FA6">
        <w:rPr>
          <w:rFonts w:ascii="Times New Roman" w:hAnsi="Times New Roman" w:cs="Times New Roman"/>
          <w:sz w:val="24"/>
          <w:szCs w:val="24"/>
        </w:rPr>
        <w:t xml:space="preserve">, J.Y.; </w:t>
      </w:r>
      <w:proofErr w:type="spellStart"/>
      <w:r w:rsidRPr="00F92FA6">
        <w:rPr>
          <w:rFonts w:ascii="Times New Roman" w:hAnsi="Times New Roman" w:cs="Times New Roman"/>
          <w:sz w:val="24"/>
          <w:szCs w:val="24"/>
        </w:rPr>
        <w:t>Chuang</w:t>
      </w:r>
      <w:proofErr w:type="spellEnd"/>
      <w:r w:rsidRPr="00F92FA6">
        <w:rPr>
          <w:rFonts w:ascii="Times New Roman" w:hAnsi="Times New Roman" w:cs="Times New Roman"/>
          <w:sz w:val="24"/>
          <w:szCs w:val="24"/>
        </w:rPr>
        <w:t xml:space="preserve">, P.C.; </w:t>
      </w:r>
      <w:proofErr w:type="spellStart"/>
      <w:r w:rsidRPr="00F92FA6">
        <w:rPr>
          <w:rFonts w:ascii="Times New Roman" w:hAnsi="Times New Roman" w:cs="Times New Roman"/>
          <w:sz w:val="24"/>
          <w:szCs w:val="24"/>
        </w:rPr>
        <w:t>Jou</w:t>
      </w:r>
      <w:proofErr w:type="spellEnd"/>
      <w:r w:rsidRPr="00F92FA6">
        <w:rPr>
          <w:rFonts w:ascii="Times New Roman" w:hAnsi="Times New Roman" w:cs="Times New Roman"/>
          <w:sz w:val="24"/>
          <w:szCs w:val="24"/>
        </w:rPr>
        <w:t xml:space="preserve">, R.; </w:t>
      </w:r>
      <w:proofErr w:type="spellStart"/>
      <w:r w:rsidRPr="00F92FA6">
        <w:rPr>
          <w:rFonts w:ascii="Times New Roman" w:hAnsi="Times New Roman" w:cs="Times New Roman"/>
          <w:sz w:val="24"/>
          <w:szCs w:val="24"/>
        </w:rPr>
        <w:t>Chan</w:t>
      </w:r>
      <w:proofErr w:type="spellEnd"/>
      <w:r w:rsidRPr="00F92FA6">
        <w:rPr>
          <w:rFonts w:ascii="Times New Roman" w:hAnsi="Times New Roman" w:cs="Times New Roman"/>
          <w:sz w:val="24"/>
          <w:szCs w:val="24"/>
        </w:rPr>
        <w:t xml:space="preserve">, P.C.; </w:t>
      </w:r>
      <w:proofErr w:type="spellStart"/>
      <w:r w:rsidRPr="00F92FA6">
        <w:rPr>
          <w:rFonts w:ascii="Times New Roman" w:hAnsi="Times New Roman" w:cs="Times New Roman"/>
          <w:sz w:val="24"/>
          <w:szCs w:val="24"/>
        </w:rPr>
        <w:t>Fang</w:t>
      </w:r>
      <w:proofErr w:type="spellEnd"/>
      <w:r w:rsidRPr="00F92FA6">
        <w:rPr>
          <w:rFonts w:ascii="Times New Roman" w:hAnsi="Times New Roman" w:cs="Times New Roman"/>
          <w:sz w:val="24"/>
          <w:szCs w:val="24"/>
        </w:rPr>
        <w:t xml:space="preserve">, C.T. </w:t>
      </w:r>
      <w:proofErr w:type="spellStart"/>
      <w:r w:rsidRPr="00F92FA6">
        <w:rPr>
          <w:rFonts w:ascii="Times New Roman" w:hAnsi="Times New Roman" w:cs="Times New Roman"/>
          <w:sz w:val="24"/>
          <w:szCs w:val="24"/>
        </w:rPr>
        <w:t>Effect</w:t>
      </w:r>
      <w:proofErr w:type="spellEnd"/>
      <w:r w:rsidRPr="00F92FA6">
        <w:rPr>
          <w:rFonts w:ascii="Times New Roman" w:hAnsi="Times New Roman" w:cs="Times New Roman"/>
          <w:sz w:val="24"/>
          <w:szCs w:val="24"/>
        </w:rPr>
        <w:t xml:space="preserve"> of </w:t>
      </w:r>
      <w:proofErr w:type="spellStart"/>
      <w:r w:rsidRPr="00F92FA6">
        <w:rPr>
          <w:rFonts w:ascii="Times New Roman" w:hAnsi="Times New Roman" w:cs="Times New Roman"/>
          <w:sz w:val="24"/>
          <w:szCs w:val="24"/>
        </w:rPr>
        <w:t>ventilation</w:t>
      </w:r>
      <w:proofErr w:type="spellEnd"/>
      <w:r>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improvement</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during</w:t>
      </w:r>
      <w:proofErr w:type="spellEnd"/>
      <w:r w:rsidRPr="00F92FA6">
        <w:rPr>
          <w:rFonts w:ascii="Times New Roman" w:hAnsi="Times New Roman" w:cs="Times New Roman"/>
          <w:sz w:val="24"/>
          <w:szCs w:val="24"/>
        </w:rPr>
        <w:t xml:space="preserve"> a </w:t>
      </w:r>
      <w:proofErr w:type="spellStart"/>
      <w:r w:rsidRPr="00F92FA6">
        <w:rPr>
          <w:rFonts w:ascii="Times New Roman" w:hAnsi="Times New Roman" w:cs="Times New Roman"/>
          <w:sz w:val="24"/>
          <w:szCs w:val="24"/>
        </w:rPr>
        <w:t>tuberculosis</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outbreak</w:t>
      </w:r>
      <w:proofErr w:type="spellEnd"/>
      <w:r w:rsidRPr="00F92FA6">
        <w:rPr>
          <w:rFonts w:ascii="Times New Roman" w:hAnsi="Times New Roman" w:cs="Times New Roman"/>
          <w:sz w:val="24"/>
          <w:szCs w:val="24"/>
        </w:rPr>
        <w:t xml:space="preserve"> in </w:t>
      </w:r>
      <w:proofErr w:type="spellStart"/>
      <w:r w:rsidRPr="00F92FA6">
        <w:rPr>
          <w:rFonts w:ascii="Times New Roman" w:hAnsi="Times New Roman" w:cs="Times New Roman"/>
          <w:sz w:val="24"/>
          <w:szCs w:val="24"/>
        </w:rPr>
        <w:t>underventilated</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university</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buildings</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Indoor</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Air</w:t>
      </w:r>
      <w:proofErr w:type="spellEnd"/>
      <w:r w:rsidRPr="00F92FA6">
        <w:rPr>
          <w:rFonts w:ascii="Times New Roman" w:hAnsi="Times New Roman" w:cs="Times New Roman"/>
          <w:sz w:val="24"/>
          <w:szCs w:val="24"/>
        </w:rPr>
        <w:t xml:space="preserve"> 2020, 30, 422–432</w:t>
      </w:r>
    </w:p>
    <w:p w14:paraId="31D1BD2F" w14:textId="0BFF6ADA" w:rsidR="00F92FA6" w:rsidRPr="00F92FA6" w:rsidRDefault="00F92FA6" w:rsidP="00F92FA6">
      <w:pPr>
        <w:spacing w:line="360" w:lineRule="auto"/>
        <w:rPr>
          <w:rFonts w:ascii="Times New Roman" w:hAnsi="Times New Roman" w:cs="Times New Roman"/>
          <w:sz w:val="24"/>
          <w:szCs w:val="24"/>
        </w:rPr>
      </w:pPr>
      <w:proofErr w:type="spellStart"/>
      <w:r w:rsidRPr="00F92FA6">
        <w:rPr>
          <w:rFonts w:ascii="Times New Roman" w:hAnsi="Times New Roman" w:cs="Times New Roman"/>
          <w:sz w:val="24"/>
          <w:szCs w:val="24"/>
        </w:rPr>
        <w:t>Rudnick</w:t>
      </w:r>
      <w:proofErr w:type="spellEnd"/>
      <w:r w:rsidRPr="00F92FA6">
        <w:rPr>
          <w:rFonts w:ascii="Times New Roman" w:hAnsi="Times New Roman" w:cs="Times New Roman"/>
          <w:sz w:val="24"/>
          <w:szCs w:val="24"/>
        </w:rPr>
        <w:t xml:space="preserve">, S.N.; </w:t>
      </w:r>
      <w:proofErr w:type="spellStart"/>
      <w:r w:rsidRPr="00F92FA6">
        <w:rPr>
          <w:rFonts w:ascii="Times New Roman" w:hAnsi="Times New Roman" w:cs="Times New Roman"/>
          <w:sz w:val="24"/>
          <w:szCs w:val="24"/>
        </w:rPr>
        <w:t>Milton</w:t>
      </w:r>
      <w:proofErr w:type="spellEnd"/>
      <w:r w:rsidRPr="00F92FA6">
        <w:rPr>
          <w:rFonts w:ascii="Times New Roman" w:hAnsi="Times New Roman" w:cs="Times New Roman"/>
          <w:sz w:val="24"/>
          <w:szCs w:val="24"/>
        </w:rPr>
        <w:t xml:space="preserve">, D.K. Risk of </w:t>
      </w:r>
      <w:proofErr w:type="spellStart"/>
      <w:r w:rsidRPr="00F92FA6">
        <w:rPr>
          <w:rFonts w:ascii="Times New Roman" w:hAnsi="Times New Roman" w:cs="Times New Roman"/>
          <w:sz w:val="24"/>
          <w:szCs w:val="24"/>
        </w:rPr>
        <w:t>indoor</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airborne</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infection</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transmission</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estimated</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from</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carbon</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dioxide</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concentration</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Indoor</w:t>
      </w:r>
      <w:proofErr w:type="spellEnd"/>
      <w:r>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Air</w:t>
      </w:r>
      <w:proofErr w:type="spellEnd"/>
      <w:r w:rsidRPr="00F92FA6">
        <w:rPr>
          <w:rFonts w:ascii="Times New Roman" w:hAnsi="Times New Roman" w:cs="Times New Roman"/>
          <w:sz w:val="24"/>
          <w:szCs w:val="24"/>
        </w:rPr>
        <w:t xml:space="preserve"> 2003, </w:t>
      </w:r>
      <w:r>
        <w:rPr>
          <w:rFonts w:ascii="Times New Roman" w:hAnsi="Times New Roman" w:cs="Times New Roman"/>
          <w:sz w:val="24"/>
          <w:szCs w:val="24"/>
        </w:rPr>
        <w:t>13, 237–245.</w:t>
      </w:r>
    </w:p>
    <w:p w14:paraId="5DAC04DC" w14:textId="7A912474" w:rsidR="00F92FA6" w:rsidRPr="00F92FA6" w:rsidRDefault="00F92FA6" w:rsidP="00F92FA6">
      <w:pPr>
        <w:spacing w:line="360" w:lineRule="auto"/>
        <w:rPr>
          <w:rFonts w:ascii="Times New Roman" w:hAnsi="Times New Roman" w:cs="Times New Roman"/>
          <w:sz w:val="24"/>
          <w:szCs w:val="24"/>
        </w:rPr>
      </w:pPr>
      <w:proofErr w:type="spellStart"/>
      <w:r w:rsidRPr="00F92FA6">
        <w:rPr>
          <w:rFonts w:ascii="Times New Roman" w:hAnsi="Times New Roman" w:cs="Times New Roman"/>
          <w:sz w:val="24"/>
          <w:szCs w:val="24"/>
        </w:rPr>
        <w:t>Peng</w:t>
      </w:r>
      <w:proofErr w:type="spellEnd"/>
      <w:r w:rsidRPr="00F92FA6">
        <w:rPr>
          <w:rFonts w:ascii="Times New Roman" w:hAnsi="Times New Roman" w:cs="Times New Roman"/>
          <w:sz w:val="24"/>
          <w:szCs w:val="24"/>
        </w:rPr>
        <w:t xml:space="preserve">, Z.; </w:t>
      </w:r>
      <w:proofErr w:type="spellStart"/>
      <w:r w:rsidRPr="00F92FA6">
        <w:rPr>
          <w:rFonts w:ascii="Times New Roman" w:hAnsi="Times New Roman" w:cs="Times New Roman"/>
          <w:sz w:val="24"/>
          <w:szCs w:val="24"/>
        </w:rPr>
        <w:t>Jimenez</w:t>
      </w:r>
      <w:proofErr w:type="spellEnd"/>
      <w:r w:rsidRPr="00F92FA6">
        <w:rPr>
          <w:rFonts w:ascii="Times New Roman" w:hAnsi="Times New Roman" w:cs="Times New Roman"/>
          <w:sz w:val="24"/>
          <w:szCs w:val="24"/>
        </w:rPr>
        <w:t xml:space="preserve">, J.L. </w:t>
      </w:r>
      <w:proofErr w:type="spellStart"/>
      <w:r w:rsidRPr="00F92FA6">
        <w:rPr>
          <w:rFonts w:ascii="Times New Roman" w:hAnsi="Times New Roman" w:cs="Times New Roman"/>
          <w:sz w:val="24"/>
          <w:szCs w:val="24"/>
        </w:rPr>
        <w:t>Exhaled</w:t>
      </w:r>
      <w:proofErr w:type="spellEnd"/>
      <w:r w:rsidRPr="00F92FA6">
        <w:rPr>
          <w:rFonts w:ascii="Times New Roman" w:hAnsi="Times New Roman" w:cs="Times New Roman"/>
          <w:sz w:val="24"/>
          <w:szCs w:val="24"/>
        </w:rPr>
        <w:t xml:space="preserve"> CO2 as a COVID-19 </w:t>
      </w:r>
      <w:proofErr w:type="spellStart"/>
      <w:r w:rsidRPr="00F92FA6">
        <w:rPr>
          <w:rFonts w:ascii="Times New Roman" w:hAnsi="Times New Roman" w:cs="Times New Roman"/>
          <w:sz w:val="24"/>
          <w:szCs w:val="24"/>
        </w:rPr>
        <w:t>Infection</w:t>
      </w:r>
      <w:proofErr w:type="spellEnd"/>
      <w:r w:rsidRPr="00F92FA6">
        <w:rPr>
          <w:rFonts w:ascii="Times New Roman" w:hAnsi="Times New Roman" w:cs="Times New Roman"/>
          <w:sz w:val="24"/>
          <w:szCs w:val="24"/>
        </w:rPr>
        <w:t xml:space="preserve"> Risk Proxy </w:t>
      </w:r>
      <w:proofErr w:type="spellStart"/>
      <w:r w:rsidRPr="00F92FA6">
        <w:rPr>
          <w:rFonts w:ascii="Times New Roman" w:hAnsi="Times New Roman" w:cs="Times New Roman"/>
          <w:sz w:val="24"/>
          <w:szCs w:val="24"/>
        </w:rPr>
        <w:t>for</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Different</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Indoor</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Environments</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and</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Activities</w:t>
      </w:r>
      <w:proofErr w:type="spellEnd"/>
      <w:r w:rsidRPr="00F92FA6">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Environ</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Sci</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Technol</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Le</w:t>
      </w:r>
      <w:r>
        <w:rPr>
          <w:rFonts w:ascii="Times New Roman" w:hAnsi="Times New Roman" w:cs="Times New Roman"/>
          <w:sz w:val="24"/>
          <w:szCs w:val="24"/>
        </w:rPr>
        <w:t>tt</w:t>
      </w:r>
      <w:proofErr w:type="spellEnd"/>
      <w:r>
        <w:rPr>
          <w:rFonts w:ascii="Times New Roman" w:hAnsi="Times New Roman" w:cs="Times New Roman"/>
          <w:sz w:val="24"/>
          <w:szCs w:val="24"/>
        </w:rPr>
        <w:t xml:space="preserve">. 2021, 8, 392–397. </w:t>
      </w:r>
    </w:p>
    <w:p w14:paraId="526192C6" w14:textId="6C061B24" w:rsidR="00F92FA6" w:rsidRPr="00F92FA6" w:rsidRDefault="00F92FA6" w:rsidP="00F92FA6">
      <w:pPr>
        <w:spacing w:line="360" w:lineRule="auto"/>
        <w:rPr>
          <w:rFonts w:ascii="Times New Roman" w:hAnsi="Times New Roman" w:cs="Times New Roman"/>
          <w:sz w:val="24"/>
          <w:szCs w:val="24"/>
        </w:rPr>
      </w:pPr>
      <w:proofErr w:type="spellStart"/>
      <w:r w:rsidRPr="00F92FA6">
        <w:rPr>
          <w:rFonts w:ascii="Times New Roman" w:hAnsi="Times New Roman" w:cs="Times New Roman"/>
          <w:sz w:val="24"/>
          <w:szCs w:val="24"/>
        </w:rPr>
        <w:t>Harrichandra</w:t>
      </w:r>
      <w:proofErr w:type="spellEnd"/>
      <w:r w:rsidRPr="00F92FA6">
        <w:rPr>
          <w:rFonts w:ascii="Times New Roman" w:hAnsi="Times New Roman" w:cs="Times New Roman"/>
          <w:sz w:val="24"/>
          <w:szCs w:val="24"/>
        </w:rPr>
        <w:t xml:space="preserve">, A.; </w:t>
      </w:r>
      <w:proofErr w:type="spellStart"/>
      <w:r w:rsidRPr="00F92FA6">
        <w:rPr>
          <w:rFonts w:ascii="Times New Roman" w:hAnsi="Times New Roman" w:cs="Times New Roman"/>
          <w:sz w:val="24"/>
          <w:szCs w:val="24"/>
        </w:rPr>
        <w:t>Ierardi</w:t>
      </w:r>
      <w:proofErr w:type="spellEnd"/>
      <w:r w:rsidRPr="00F92FA6">
        <w:rPr>
          <w:rFonts w:ascii="Times New Roman" w:hAnsi="Times New Roman" w:cs="Times New Roman"/>
          <w:sz w:val="24"/>
          <w:szCs w:val="24"/>
        </w:rPr>
        <w:t xml:space="preserve">, A.M.; </w:t>
      </w:r>
      <w:proofErr w:type="spellStart"/>
      <w:r w:rsidRPr="00F92FA6">
        <w:rPr>
          <w:rFonts w:ascii="Times New Roman" w:hAnsi="Times New Roman" w:cs="Times New Roman"/>
          <w:sz w:val="24"/>
          <w:szCs w:val="24"/>
        </w:rPr>
        <w:t>Pavilonis</w:t>
      </w:r>
      <w:proofErr w:type="spellEnd"/>
      <w:r w:rsidRPr="00F92FA6">
        <w:rPr>
          <w:rFonts w:ascii="Times New Roman" w:hAnsi="Times New Roman" w:cs="Times New Roman"/>
          <w:sz w:val="24"/>
          <w:szCs w:val="24"/>
        </w:rPr>
        <w:t xml:space="preserve">, B. An </w:t>
      </w:r>
      <w:proofErr w:type="spellStart"/>
      <w:r w:rsidRPr="00F92FA6">
        <w:rPr>
          <w:rFonts w:ascii="Times New Roman" w:hAnsi="Times New Roman" w:cs="Times New Roman"/>
          <w:sz w:val="24"/>
          <w:szCs w:val="24"/>
        </w:rPr>
        <w:t>estimation</w:t>
      </w:r>
      <w:proofErr w:type="spellEnd"/>
      <w:r w:rsidRPr="00F92FA6">
        <w:rPr>
          <w:rFonts w:ascii="Times New Roman" w:hAnsi="Times New Roman" w:cs="Times New Roman"/>
          <w:sz w:val="24"/>
          <w:szCs w:val="24"/>
        </w:rPr>
        <w:t xml:space="preserve"> of </w:t>
      </w:r>
      <w:proofErr w:type="spellStart"/>
      <w:r w:rsidRPr="00F92FA6">
        <w:rPr>
          <w:rFonts w:ascii="Times New Roman" w:hAnsi="Times New Roman" w:cs="Times New Roman"/>
          <w:sz w:val="24"/>
          <w:szCs w:val="24"/>
        </w:rPr>
        <w:t>airborne</w:t>
      </w:r>
      <w:proofErr w:type="spellEnd"/>
      <w:r w:rsidRPr="00F92FA6">
        <w:rPr>
          <w:rFonts w:ascii="Times New Roman" w:hAnsi="Times New Roman" w:cs="Times New Roman"/>
          <w:sz w:val="24"/>
          <w:szCs w:val="24"/>
        </w:rPr>
        <w:t xml:space="preserve"> SARS-CoV-2 </w:t>
      </w:r>
      <w:proofErr w:type="spellStart"/>
      <w:r w:rsidRPr="00F92FA6">
        <w:rPr>
          <w:rFonts w:ascii="Times New Roman" w:hAnsi="Times New Roman" w:cs="Times New Roman"/>
          <w:sz w:val="24"/>
          <w:szCs w:val="24"/>
        </w:rPr>
        <w:t>infection</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transmission</w:t>
      </w:r>
      <w:proofErr w:type="spellEnd"/>
      <w:r w:rsidRPr="00F92FA6">
        <w:rPr>
          <w:rFonts w:ascii="Times New Roman" w:hAnsi="Times New Roman" w:cs="Times New Roman"/>
          <w:sz w:val="24"/>
          <w:szCs w:val="24"/>
        </w:rPr>
        <w:t xml:space="preserve"> risk in New York City</w:t>
      </w:r>
      <w:r>
        <w:rPr>
          <w:rFonts w:ascii="Times New Roman" w:hAnsi="Times New Roman" w:cs="Times New Roman"/>
          <w:sz w:val="24"/>
          <w:szCs w:val="24"/>
        </w:rPr>
        <w:t xml:space="preserve"> </w:t>
      </w:r>
      <w:r w:rsidRPr="00F92FA6">
        <w:rPr>
          <w:rFonts w:ascii="Times New Roman" w:hAnsi="Times New Roman" w:cs="Times New Roman"/>
          <w:sz w:val="24"/>
          <w:szCs w:val="24"/>
        </w:rPr>
        <w:t xml:space="preserve">nail </w:t>
      </w:r>
      <w:proofErr w:type="spellStart"/>
      <w:r w:rsidRPr="00F92FA6">
        <w:rPr>
          <w:rFonts w:ascii="Times New Roman" w:hAnsi="Times New Roman" w:cs="Times New Roman"/>
          <w:sz w:val="24"/>
          <w:szCs w:val="24"/>
        </w:rPr>
        <w:t>salons</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Toxicol</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Ind</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Heal</w:t>
      </w:r>
      <w:r>
        <w:rPr>
          <w:rFonts w:ascii="Times New Roman" w:hAnsi="Times New Roman" w:cs="Times New Roman"/>
          <w:sz w:val="24"/>
          <w:szCs w:val="24"/>
        </w:rPr>
        <w:t>th</w:t>
      </w:r>
      <w:proofErr w:type="spellEnd"/>
      <w:r>
        <w:rPr>
          <w:rFonts w:ascii="Times New Roman" w:hAnsi="Times New Roman" w:cs="Times New Roman"/>
          <w:sz w:val="24"/>
          <w:szCs w:val="24"/>
        </w:rPr>
        <w:t xml:space="preserve"> 2020, 36, 634–643. </w:t>
      </w:r>
    </w:p>
    <w:p w14:paraId="6C556A91" w14:textId="324E2AFB" w:rsidR="006F418A" w:rsidRDefault="00F92FA6" w:rsidP="006F418A">
      <w:pPr>
        <w:spacing w:line="360" w:lineRule="auto"/>
        <w:rPr>
          <w:rFonts w:ascii="Times New Roman" w:hAnsi="Times New Roman" w:cs="Times New Roman"/>
          <w:sz w:val="24"/>
          <w:szCs w:val="24"/>
        </w:rPr>
      </w:pPr>
      <w:proofErr w:type="spellStart"/>
      <w:r w:rsidRPr="00F92FA6">
        <w:rPr>
          <w:rFonts w:ascii="Times New Roman" w:hAnsi="Times New Roman" w:cs="Times New Roman"/>
          <w:sz w:val="24"/>
          <w:szCs w:val="24"/>
        </w:rPr>
        <w:t>Burrdige</w:t>
      </w:r>
      <w:proofErr w:type="spellEnd"/>
      <w:r w:rsidRPr="00F92FA6">
        <w:rPr>
          <w:rFonts w:ascii="Times New Roman" w:hAnsi="Times New Roman" w:cs="Times New Roman"/>
          <w:sz w:val="24"/>
          <w:szCs w:val="24"/>
        </w:rPr>
        <w:t xml:space="preserve">, H.C.; Fan, S.; </w:t>
      </w:r>
      <w:proofErr w:type="spellStart"/>
      <w:r w:rsidRPr="00F92FA6">
        <w:rPr>
          <w:rFonts w:ascii="Times New Roman" w:hAnsi="Times New Roman" w:cs="Times New Roman"/>
          <w:sz w:val="24"/>
          <w:szCs w:val="24"/>
        </w:rPr>
        <w:t>Jones</w:t>
      </w:r>
      <w:proofErr w:type="spellEnd"/>
      <w:r w:rsidRPr="00F92FA6">
        <w:rPr>
          <w:rFonts w:ascii="Times New Roman" w:hAnsi="Times New Roman" w:cs="Times New Roman"/>
          <w:sz w:val="24"/>
          <w:szCs w:val="24"/>
        </w:rPr>
        <w:t xml:space="preserve">, R.L.; </w:t>
      </w:r>
      <w:proofErr w:type="spellStart"/>
      <w:r w:rsidRPr="00F92FA6">
        <w:rPr>
          <w:rFonts w:ascii="Times New Roman" w:hAnsi="Times New Roman" w:cs="Times New Roman"/>
          <w:sz w:val="24"/>
          <w:szCs w:val="24"/>
        </w:rPr>
        <w:t>Noakes</w:t>
      </w:r>
      <w:proofErr w:type="spellEnd"/>
      <w:r w:rsidRPr="00F92FA6">
        <w:rPr>
          <w:rFonts w:ascii="Times New Roman" w:hAnsi="Times New Roman" w:cs="Times New Roman"/>
          <w:sz w:val="24"/>
          <w:szCs w:val="24"/>
        </w:rPr>
        <w:t xml:space="preserve">, C.J.; </w:t>
      </w:r>
      <w:proofErr w:type="spellStart"/>
      <w:r w:rsidRPr="00F92FA6">
        <w:rPr>
          <w:rFonts w:ascii="Times New Roman" w:hAnsi="Times New Roman" w:cs="Times New Roman"/>
          <w:sz w:val="24"/>
          <w:szCs w:val="24"/>
        </w:rPr>
        <w:t>Linden</w:t>
      </w:r>
      <w:proofErr w:type="spellEnd"/>
      <w:r w:rsidRPr="00F92FA6">
        <w:rPr>
          <w:rFonts w:ascii="Times New Roman" w:hAnsi="Times New Roman" w:cs="Times New Roman"/>
          <w:sz w:val="24"/>
          <w:szCs w:val="24"/>
        </w:rPr>
        <w:t xml:space="preserve">, P. </w:t>
      </w:r>
      <w:proofErr w:type="spellStart"/>
      <w:r w:rsidRPr="00F92FA6">
        <w:rPr>
          <w:rFonts w:ascii="Times New Roman" w:hAnsi="Times New Roman" w:cs="Times New Roman"/>
          <w:sz w:val="24"/>
          <w:szCs w:val="24"/>
        </w:rPr>
        <w:t>Predictive</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and</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retrospective</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modelling</w:t>
      </w:r>
      <w:proofErr w:type="spellEnd"/>
      <w:r w:rsidRPr="00F92FA6">
        <w:rPr>
          <w:rFonts w:ascii="Times New Roman" w:hAnsi="Times New Roman" w:cs="Times New Roman"/>
          <w:sz w:val="24"/>
          <w:szCs w:val="24"/>
        </w:rPr>
        <w:t xml:space="preserve"> of </w:t>
      </w:r>
      <w:proofErr w:type="spellStart"/>
      <w:r w:rsidRPr="00F92FA6">
        <w:rPr>
          <w:rFonts w:ascii="Times New Roman" w:hAnsi="Times New Roman" w:cs="Times New Roman"/>
          <w:sz w:val="24"/>
          <w:szCs w:val="24"/>
        </w:rPr>
        <w:t>airborne</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infection</w:t>
      </w:r>
      <w:proofErr w:type="spellEnd"/>
      <w:r w:rsidRPr="00F92FA6">
        <w:rPr>
          <w:rFonts w:ascii="Times New Roman" w:hAnsi="Times New Roman" w:cs="Times New Roman"/>
          <w:sz w:val="24"/>
          <w:szCs w:val="24"/>
        </w:rPr>
        <w:t xml:space="preserve"> risk </w:t>
      </w:r>
      <w:proofErr w:type="spellStart"/>
      <w:r w:rsidRPr="00F92FA6">
        <w:rPr>
          <w:rFonts w:ascii="Times New Roman" w:hAnsi="Times New Roman" w:cs="Times New Roman"/>
          <w:sz w:val="24"/>
          <w:szCs w:val="24"/>
        </w:rPr>
        <w:t>using</w:t>
      </w:r>
      <w:proofErr w:type="spellEnd"/>
      <w:r>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monitored</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carbon</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dioxide</w:t>
      </w:r>
      <w:proofErr w:type="spellEnd"/>
      <w:r w:rsidRPr="00F92FA6">
        <w:rPr>
          <w:rFonts w:ascii="Times New Roman" w:hAnsi="Times New Roman" w:cs="Times New Roman"/>
          <w:sz w:val="24"/>
          <w:szCs w:val="24"/>
        </w:rPr>
        <w:t xml:space="preserve">. </w:t>
      </w:r>
      <w:proofErr w:type="spellStart"/>
      <w:r w:rsidR="006F418A" w:rsidRPr="006F418A">
        <w:rPr>
          <w:rFonts w:ascii="Times New Roman" w:hAnsi="Times New Roman" w:cs="Times New Roman"/>
          <w:sz w:val="24"/>
          <w:szCs w:val="24"/>
        </w:rPr>
        <w:t>Indoor</w:t>
      </w:r>
      <w:proofErr w:type="spellEnd"/>
      <w:r w:rsidR="006F418A" w:rsidRPr="006F418A">
        <w:rPr>
          <w:rFonts w:ascii="Times New Roman" w:hAnsi="Times New Roman" w:cs="Times New Roman"/>
          <w:sz w:val="24"/>
          <w:szCs w:val="24"/>
        </w:rPr>
        <w:t xml:space="preserve"> </w:t>
      </w:r>
      <w:proofErr w:type="spellStart"/>
      <w:r w:rsidR="006F418A" w:rsidRPr="006F418A">
        <w:rPr>
          <w:rFonts w:ascii="Times New Roman" w:hAnsi="Times New Roman" w:cs="Times New Roman"/>
          <w:sz w:val="24"/>
          <w:szCs w:val="24"/>
        </w:rPr>
        <w:t>and</w:t>
      </w:r>
      <w:proofErr w:type="spellEnd"/>
      <w:r w:rsidR="006F418A" w:rsidRPr="006F418A">
        <w:rPr>
          <w:rFonts w:ascii="Times New Roman" w:hAnsi="Times New Roman" w:cs="Times New Roman"/>
          <w:sz w:val="24"/>
          <w:szCs w:val="24"/>
        </w:rPr>
        <w:t xml:space="preserve"> </w:t>
      </w:r>
      <w:proofErr w:type="spellStart"/>
      <w:r w:rsidR="006F418A" w:rsidRPr="006F418A">
        <w:rPr>
          <w:rFonts w:ascii="Times New Roman" w:hAnsi="Times New Roman" w:cs="Times New Roman"/>
          <w:sz w:val="24"/>
          <w:szCs w:val="24"/>
        </w:rPr>
        <w:t>Built</w:t>
      </w:r>
      <w:proofErr w:type="spellEnd"/>
      <w:r w:rsidR="006F418A" w:rsidRPr="006F418A">
        <w:rPr>
          <w:rFonts w:ascii="Times New Roman" w:hAnsi="Times New Roman" w:cs="Times New Roman"/>
          <w:sz w:val="24"/>
          <w:szCs w:val="24"/>
        </w:rPr>
        <w:t xml:space="preserve"> Environment</w:t>
      </w:r>
      <w:r w:rsidR="006F418A">
        <w:rPr>
          <w:rFonts w:ascii="Times New Roman" w:hAnsi="Times New Roman" w:cs="Times New Roman"/>
          <w:sz w:val="24"/>
          <w:szCs w:val="24"/>
        </w:rPr>
        <w:t xml:space="preserve">, </w:t>
      </w:r>
      <w:r w:rsidR="006F418A" w:rsidRPr="006F418A">
        <w:rPr>
          <w:rFonts w:ascii="Times New Roman" w:hAnsi="Times New Roman" w:cs="Times New Roman"/>
          <w:sz w:val="24"/>
          <w:szCs w:val="24"/>
        </w:rPr>
        <w:t>0(0) 1–18</w:t>
      </w:r>
      <w:r w:rsidR="006F418A">
        <w:rPr>
          <w:rFonts w:ascii="Times New Roman" w:hAnsi="Times New Roman" w:cs="Times New Roman"/>
          <w:sz w:val="24"/>
          <w:szCs w:val="24"/>
        </w:rPr>
        <w:t xml:space="preserve">, </w:t>
      </w:r>
      <w:r w:rsidR="006F418A" w:rsidRPr="006F418A">
        <w:rPr>
          <w:rFonts w:ascii="Times New Roman" w:hAnsi="Times New Roman" w:cs="Times New Roman"/>
          <w:sz w:val="24"/>
          <w:szCs w:val="24"/>
        </w:rPr>
        <w:t>doi.org/10.1177/1420326X211043564</w:t>
      </w:r>
      <w:r w:rsidR="006F418A">
        <w:rPr>
          <w:rFonts w:ascii="Times New Roman" w:hAnsi="Times New Roman" w:cs="Times New Roman"/>
          <w:sz w:val="24"/>
          <w:szCs w:val="24"/>
        </w:rPr>
        <w:t>.</w:t>
      </w:r>
    </w:p>
    <w:p w14:paraId="553D1236" w14:textId="23E620C8" w:rsidR="00F92FA6" w:rsidRPr="00F92FA6" w:rsidRDefault="00F92FA6" w:rsidP="006F418A">
      <w:pPr>
        <w:spacing w:line="360" w:lineRule="auto"/>
        <w:rPr>
          <w:rFonts w:ascii="Times New Roman" w:hAnsi="Times New Roman" w:cs="Times New Roman"/>
          <w:sz w:val="24"/>
          <w:szCs w:val="24"/>
        </w:rPr>
      </w:pPr>
      <w:proofErr w:type="spellStart"/>
      <w:r w:rsidRPr="00F92FA6">
        <w:rPr>
          <w:rFonts w:ascii="Times New Roman" w:hAnsi="Times New Roman" w:cs="Times New Roman"/>
          <w:sz w:val="24"/>
          <w:szCs w:val="24"/>
        </w:rPr>
        <w:t>Vouriot</w:t>
      </w:r>
      <w:proofErr w:type="spellEnd"/>
      <w:r w:rsidRPr="00F92FA6">
        <w:rPr>
          <w:rFonts w:ascii="Times New Roman" w:hAnsi="Times New Roman" w:cs="Times New Roman"/>
          <w:sz w:val="24"/>
          <w:szCs w:val="24"/>
        </w:rPr>
        <w:t xml:space="preserve">, C.V.M.; </w:t>
      </w:r>
      <w:proofErr w:type="spellStart"/>
      <w:r w:rsidRPr="00F92FA6">
        <w:rPr>
          <w:rFonts w:ascii="Times New Roman" w:hAnsi="Times New Roman" w:cs="Times New Roman"/>
          <w:sz w:val="24"/>
          <w:szCs w:val="24"/>
        </w:rPr>
        <w:t>Burridge</w:t>
      </w:r>
      <w:proofErr w:type="spellEnd"/>
      <w:r w:rsidRPr="00F92FA6">
        <w:rPr>
          <w:rFonts w:ascii="Times New Roman" w:hAnsi="Times New Roman" w:cs="Times New Roman"/>
          <w:sz w:val="24"/>
          <w:szCs w:val="24"/>
        </w:rPr>
        <w:t xml:space="preserve">, H.C.; </w:t>
      </w:r>
      <w:proofErr w:type="spellStart"/>
      <w:r w:rsidRPr="00F92FA6">
        <w:rPr>
          <w:rFonts w:ascii="Times New Roman" w:hAnsi="Times New Roman" w:cs="Times New Roman"/>
          <w:sz w:val="24"/>
          <w:szCs w:val="24"/>
        </w:rPr>
        <w:t>Noakes</w:t>
      </w:r>
      <w:proofErr w:type="spellEnd"/>
      <w:r w:rsidRPr="00F92FA6">
        <w:rPr>
          <w:rFonts w:ascii="Times New Roman" w:hAnsi="Times New Roman" w:cs="Times New Roman"/>
          <w:sz w:val="24"/>
          <w:szCs w:val="24"/>
        </w:rPr>
        <w:t xml:space="preserve">, C.J.; </w:t>
      </w:r>
      <w:proofErr w:type="spellStart"/>
      <w:r w:rsidRPr="00F92FA6">
        <w:rPr>
          <w:rFonts w:ascii="Times New Roman" w:hAnsi="Times New Roman" w:cs="Times New Roman"/>
          <w:sz w:val="24"/>
          <w:szCs w:val="24"/>
        </w:rPr>
        <w:t>Linden</w:t>
      </w:r>
      <w:proofErr w:type="spellEnd"/>
      <w:r w:rsidRPr="00F92FA6">
        <w:rPr>
          <w:rFonts w:ascii="Times New Roman" w:hAnsi="Times New Roman" w:cs="Times New Roman"/>
          <w:sz w:val="24"/>
          <w:szCs w:val="24"/>
        </w:rPr>
        <w:t xml:space="preserve">, P.F. </w:t>
      </w:r>
      <w:proofErr w:type="spellStart"/>
      <w:r w:rsidRPr="00F92FA6">
        <w:rPr>
          <w:rFonts w:ascii="Times New Roman" w:hAnsi="Times New Roman" w:cs="Times New Roman"/>
          <w:sz w:val="24"/>
          <w:szCs w:val="24"/>
        </w:rPr>
        <w:t>Seasonal</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variation</w:t>
      </w:r>
      <w:proofErr w:type="spellEnd"/>
      <w:r w:rsidRPr="00F92FA6">
        <w:rPr>
          <w:rFonts w:ascii="Times New Roman" w:hAnsi="Times New Roman" w:cs="Times New Roman"/>
          <w:sz w:val="24"/>
          <w:szCs w:val="24"/>
        </w:rPr>
        <w:t xml:space="preserve"> in </w:t>
      </w:r>
      <w:proofErr w:type="spellStart"/>
      <w:r w:rsidRPr="00F92FA6">
        <w:rPr>
          <w:rFonts w:ascii="Times New Roman" w:hAnsi="Times New Roman" w:cs="Times New Roman"/>
          <w:sz w:val="24"/>
          <w:szCs w:val="24"/>
        </w:rPr>
        <w:t>airborne</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infection</w:t>
      </w:r>
      <w:proofErr w:type="spellEnd"/>
      <w:r w:rsidRPr="00F92FA6">
        <w:rPr>
          <w:rFonts w:ascii="Times New Roman" w:hAnsi="Times New Roman" w:cs="Times New Roman"/>
          <w:sz w:val="24"/>
          <w:szCs w:val="24"/>
        </w:rPr>
        <w:t xml:space="preserve"> risk in </w:t>
      </w:r>
      <w:proofErr w:type="spellStart"/>
      <w:r w:rsidRPr="00F92FA6">
        <w:rPr>
          <w:rFonts w:ascii="Times New Roman" w:hAnsi="Times New Roman" w:cs="Times New Roman"/>
          <w:sz w:val="24"/>
          <w:szCs w:val="24"/>
        </w:rPr>
        <w:t>schools</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due</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to</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changes</w:t>
      </w:r>
      <w:proofErr w:type="spellEnd"/>
      <w:r>
        <w:rPr>
          <w:rFonts w:ascii="Times New Roman" w:hAnsi="Times New Roman" w:cs="Times New Roman"/>
          <w:sz w:val="24"/>
          <w:szCs w:val="24"/>
        </w:rPr>
        <w:t xml:space="preserve"> </w:t>
      </w:r>
      <w:r w:rsidRPr="00F92FA6">
        <w:rPr>
          <w:rFonts w:ascii="Times New Roman" w:hAnsi="Times New Roman" w:cs="Times New Roman"/>
          <w:sz w:val="24"/>
          <w:szCs w:val="24"/>
        </w:rPr>
        <w:t xml:space="preserve">in </w:t>
      </w:r>
      <w:proofErr w:type="spellStart"/>
      <w:r w:rsidRPr="00F92FA6">
        <w:rPr>
          <w:rFonts w:ascii="Times New Roman" w:hAnsi="Times New Roman" w:cs="Times New Roman"/>
          <w:sz w:val="24"/>
          <w:szCs w:val="24"/>
        </w:rPr>
        <w:t>ventilation</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inferred</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from</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monitored</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carbon</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dioxide</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Indoor</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Air</w:t>
      </w:r>
      <w:proofErr w:type="spellEnd"/>
      <w:r w:rsidRPr="00F92FA6">
        <w:rPr>
          <w:rFonts w:ascii="Times New Roman" w:hAnsi="Times New Roman" w:cs="Times New Roman"/>
          <w:sz w:val="24"/>
          <w:szCs w:val="24"/>
        </w:rPr>
        <w:t xml:space="preserve"> 2021, 31, 11</w:t>
      </w:r>
      <w:r>
        <w:rPr>
          <w:rFonts w:ascii="Times New Roman" w:hAnsi="Times New Roman" w:cs="Times New Roman"/>
          <w:sz w:val="24"/>
          <w:szCs w:val="24"/>
        </w:rPr>
        <w:t xml:space="preserve">54–1163. </w:t>
      </w:r>
    </w:p>
    <w:p w14:paraId="17166E6D" w14:textId="2F4497A0" w:rsidR="009258BC" w:rsidRPr="008E710F" w:rsidRDefault="00F92FA6" w:rsidP="00F92FA6">
      <w:pPr>
        <w:spacing w:line="360" w:lineRule="auto"/>
        <w:rPr>
          <w:rFonts w:ascii="Times New Roman" w:hAnsi="Times New Roman" w:cs="Times New Roman"/>
          <w:sz w:val="24"/>
          <w:szCs w:val="24"/>
        </w:rPr>
      </w:pPr>
      <w:r w:rsidRPr="00F92FA6">
        <w:rPr>
          <w:rFonts w:ascii="Times New Roman" w:hAnsi="Times New Roman" w:cs="Times New Roman"/>
          <w:sz w:val="24"/>
          <w:szCs w:val="24"/>
        </w:rPr>
        <w:lastRenderedPageBreak/>
        <w:t xml:space="preserve">Johnson, G.R.; </w:t>
      </w:r>
      <w:proofErr w:type="spellStart"/>
      <w:r w:rsidRPr="00F92FA6">
        <w:rPr>
          <w:rFonts w:ascii="Times New Roman" w:hAnsi="Times New Roman" w:cs="Times New Roman"/>
          <w:sz w:val="24"/>
          <w:szCs w:val="24"/>
        </w:rPr>
        <w:t>Morawska</w:t>
      </w:r>
      <w:proofErr w:type="spellEnd"/>
      <w:r w:rsidRPr="00F92FA6">
        <w:rPr>
          <w:rFonts w:ascii="Times New Roman" w:hAnsi="Times New Roman" w:cs="Times New Roman"/>
          <w:sz w:val="24"/>
          <w:szCs w:val="24"/>
        </w:rPr>
        <w:t xml:space="preserve">, L.; </w:t>
      </w:r>
      <w:proofErr w:type="spellStart"/>
      <w:r w:rsidRPr="00F92FA6">
        <w:rPr>
          <w:rFonts w:ascii="Times New Roman" w:hAnsi="Times New Roman" w:cs="Times New Roman"/>
          <w:sz w:val="24"/>
          <w:szCs w:val="24"/>
        </w:rPr>
        <w:t>Ristovski</w:t>
      </w:r>
      <w:proofErr w:type="spellEnd"/>
      <w:r w:rsidRPr="00F92FA6">
        <w:rPr>
          <w:rFonts w:ascii="Times New Roman" w:hAnsi="Times New Roman" w:cs="Times New Roman"/>
          <w:sz w:val="24"/>
          <w:szCs w:val="24"/>
        </w:rPr>
        <w:t xml:space="preserve">, Z.D.; </w:t>
      </w:r>
      <w:proofErr w:type="spellStart"/>
      <w:r w:rsidRPr="00F92FA6">
        <w:rPr>
          <w:rFonts w:ascii="Times New Roman" w:hAnsi="Times New Roman" w:cs="Times New Roman"/>
          <w:sz w:val="24"/>
          <w:szCs w:val="24"/>
        </w:rPr>
        <w:t>Hargreaves</w:t>
      </w:r>
      <w:proofErr w:type="spellEnd"/>
      <w:r w:rsidRPr="00F92FA6">
        <w:rPr>
          <w:rFonts w:ascii="Times New Roman" w:hAnsi="Times New Roman" w:cs="Times New Roman"/>
          <w:sz w:val="24"/>
          <w:szCs w:val="24"/>
        </w:rPr>
        <w:t xml:space="preserve">, M.; </w:t>
      </w:r>
      <w:proofErr w:type="spellStart"/>
      <w:r w:rsidRPr="00F92FA6">
        <w:rPr>
          <w:rFonts w:ascii="Times New Roman" w:hAnsi="Times New Roman" w:cs="Times New Roman"/>
          <w:sz w:val="24"/>
          <w:szCs w:val="24"/>
        </w:rPr>
        <w:t>Mengersen</w:t>
      </w:r>
      <w:proofErr w:type="spellEnd"/>
      <w:r w:rsidRPr="00F92FA6">
        <w:rPr>
          <w:rFonts w:ascii="Times New Roman" w:hAnsi="Times New Roman" w:cs="Times New Roman"/>
          <w:sz w:val="24"/>
          <w:szCs w:val="24"/>
        </w:rPr>
        <w:t xml:space="preserve">, K.; </w:t>
      </w:r>
      <w:proofErr w:type="spellStart"/>
      <w:r w:rsidRPr="00F92FA6">
        <w:rPr>
          <w:rFonts w:ascii="Times New Roman" w:hAnsi="Times New Roman" w:cs="Times New Roman"/>
          <w:sz w:val="24"/>
          <w:szCs w:val="24"/>
        </w:rPr>
        <w:t>Chao</w:t>
      </w:r>
      <w:proofErr w:type="spellEnd"/>
      <w:r w:rsidRPr="00F92FA6">
        <w:rPr>
          <w:rFonts w:ascii="Times New Roman" w:hAnsi="Times New Roman" w:cs="Times New Roman"/>
          <w:sz w:val="24"/>
          <w:szCs w:val="24"/>
        </w:rPr>
        <w:t xml:space="preserve">, C.Y.; </w:t>
      </w:r>
      <w:proofErr w:type="spellStart"/>
      <w:r w:rsidRPr="00F92FA6">
        <w:rPr>
          <w:rFonts w:ascii="Times New Roman" w:hAnsi="Times New Roman" w:cs="Times New Roman"/>
          <w:sz w:val="24"/>
          <w:szCs w:val="24"/>
        </w:rPr>
        <w:t>Wan</w:t>
      </w:r>
      <w:proofErr w:type="spellEnd"/>
      <w:r w:rsidRPr="00F92FA6">
        <w:rPr>
          <w:rFonts w:ascii="Times New Roman" w:hAnsi="Times New Roman" w:cs="Times New Roman"/>
          <w:sz w:val="24"/>
          <w:szCs w:val="24"/>
        </w:rPr>
        <w:t xml:space="preserve">, M.P.; </w:t>
      </w:r>
      <w:proofErr w:type="spellStart"/>
      <w:r w:rsidRPr="00F92FA6">
        <w:rPr>
          <w:rFonts w:ascii="Times New Roman" w:hAnsi="Times New Roman" w:cs="Times New Roman"/>
          <w:sz w:val="24"/>
          <w:szCs w:val="24"/>
        </w:rPr>
        <w:t>Li</w:t>
      </w:r>
      <w:proofErr w:type="spellEnd"/>
      <w:r w:rsidRPr="00F92FA6">
        <w:rPr>
          <w:rFonts w:ascii="Times New Roman" w:hAnsi="Times New Roman" w:cs="Times New Roman"/>
          <w:sz w:val="24"/>
          <w:szCs w:val="24"/>
        </w:rPr>
        <w:t xml:space="preserve">, Y.; </w:t>
      </w:r>
      <w:proofErr w:type="spellStart"/>
      <w:r w:rsidRPr="00F92FA6">
        <w:rPr>
          <w:rFonts w:ascii="Times New Roman" w:hAnsi="Times New Roman" w:cs="Times New Roman"/>
          <w:sz w:val="24"/>
          <w:szCs w:val="24"/>
        </w:rPr>
        <w:t>Xie</w:t>
      </w:r>
      <w:proofErr w:type="spellEnd"/>
      <w:r w:rsidRPr="00F92FA6">
        <w:rPr>
          <w:rFonts w:ascii="Times New Roman" w:hAnsi="Times New Roman" w:cs="Times New Roman"/>
          <w:sz w:val="24"/>
          <w:szCs w:val="24"/>
        </w:rPr>
        <w:t xml:space="preserve">, X.; </w:t>
      </w:r>
      <w:proofErr w:type="spellStart"/>
      <w:r w:rsidRPr="00F92FA6">
        <w:rPr>
          <w:rFonts w:ascii="Times New Roman" w:hAnsi="Times New Roman" w:cs="Times New Roman"/>
          <w:sz w:val="24"/>
          <w:szCs w:val="24"/>
        </w:rPr>
        <w:t>Katoshevski</w:t>
      </w:r>
      <w:proofErr w:type="spellEnd"/>
      <w:r w:rsidRPr="00F92FA6">
        <w:rPr>
          <w:rFonts w:ascii="Times New Roman" w:hAnsi="Times New Roman" w:cs="Times New Roman"/>
          <w:sz w:val="24"/>
          <w:szCs w:val="24"/>
        </w:rPr>
        <w:t>,</w:t>
      </w:r>
      <w:r>
        <w:rPr>
          <w:rFonts w:ascii="Times New Roman" w:hAnsi="Times New Roman" w:cs="Times New Roman"/>
          <w:sz w:val="24"/>
          <w:szCs w:val="24"/>
        </w:rPr>
        <w:t xml:space="preserve"> </w:t>
      </w:r>
      <w:r w:rsidRPr="00F92FA6">
        <w:rPr>
          <w:rFonts w:ascii="Times New Roman" w:hAnsi="Times New Roman" w:cs="Times New Roman"/>
          <w:sz w:val="24"/>
          <w:szCs w:val="24"/>
        </w:rPr>
        <w:t xml:space="preserve">D.; et al. </w:t>
      </w:r>
      <w:proofErr w:type="spellStart"/>
      <w:r w:rsidRPr="00F92FA6">
        <w:rPr>
          <w:rFonts w:ascii="Times New Roman" w:hAnsi="Times New Roman" w:cs="Times New Roman"/>
          <w:sz w:val="24"/>
          <w:szCs w:val="24"/>
        </w:rPr>
        <w:t>Modality</w:t>
      </w:r>
      <w:proofErr w:type="spellEnd"/>
      <w:r w:rsidRPr="00F92FA6">
        <w:rPr>
          <w:rFonts w:ascii="Times New Roman" w:hAnsi="Times New Roman" w:cs="Times New Roman"/>
          <w:sz w:val="24"/>
          <w:szCs w:val="24"/>
        </w:rPr>
        <w:t xml:space="preserve"> of </w:t>
      </w:r>
      <w:proofErr w:type="spellStart"/>
      <w:r w:rsidRPr="00F92FA6">
        <w:rPr>
          <w:rFonts w:ascii="Times New Roman" w:hAnsi="Times New Roman" w:cs="Times New Roman"/>
          <w:sz w:val="24"/>
          <w:szCs w:val="24"/>
        </w:rPr>
        <w:t>human</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expired</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aerosol</w:t>
      </w:r>
      <w:proofErr w:type="spellEnd"/>
      <w:r w:rsidRPr="00F92FA6">
        <w:rPr>
          <w:rFonts w:ascii="Times New Roman" w:hAnsi="Times New Roman" w:cs="Times New Roman"/>
          <w:sz w:val="24"/>
          <w:szCs w:val="24"/>
        </w:rPr>
        <w:t xml:space="preserve"> size </w:t>
      </w:r>
      <w:proofErr w:type="spellStart"/>
      <w:r w:rsidRPr="00F92FA6">
        <w:rPr>
          <w:rFonts w:ascii="Times New Roman" w:hAnsi="Times New Roman" w:cs="Times New Roman"/>
          <w:sz w:val="24"/>
          <w:szCs w:val="24"/>
        </w:rPr>
        <w:t>distributions</w:t>
      </w:r>
      <w:proofErr w:type="spellEnd"/>
      <w:r w:rsidRPr="00F92FA6">
        <w:rPr>
          <w:rFonts w:ascii="Times New Roman" w:hAnsi="Times New Roman" w:cs="Times New Roman"/>
          <w:sz w:val="24"/>
          <w:szCs w:val="24"/>
        </w:rPr>
        <w:t xml:space="preserve">. J. </w:t>
      </w:r>
      <w:proofErr w:type="spellStart"/>
      <w:r w:rsidRPr="00F92FA6">
        <w:rPr>
          <w:rFonts w:ascii="Times New Roman" w:hAnsi="Times New Roman" w:cs="Times New Roman"/>
          <w:sz w:val="24"/>
          <w:szCs w:val="24"/>
        </w:rPr>
        <w:t>Aerosol</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Sci</w:t>
      </w:r>
      <w:proofErr w:type="spellEnd"/>
      <w:r w:rsidRPr="00F92FA6">
        <w:rPr>
          <w:rFonts w:ascii="Times New Roman" w:hAnsi="Times New Roman" w:cs="Times New Roman"/>
          <w:sz w:val="24"/>
          <w:szCs w:val="24"/>
        </w:rPr>
        <w:t>. 2011, 42, 839–851.</w:t>
      </w:r>
    </w:p>
    <w:p w14:paraId="4AFF4BFA" w14:textId="32C00464" w:rsidR="008535E7" w:rsidRPr="008535E7" w:rsidRDefault="008535E7" w:rsidP="008535E7">
      <w:pPr>
        <w:spacing w:line="360" w:lineRule="auto"/>
        <w:rPr>
          <w:rFonts w:ascii="Times New Roman" w:hAnsi="Times New Roman" w:cs="Times New Roman"/>
          <w:sz w:val="24"/>
          <w:szCs w:val="24"/>
        </w:rPr>
      </w:pPr>
      <w:proofErr w:type="spellStart"/>
      <w:r w:rsidRPr="008535E7">
        <w:rPr>
          <w:rFonts w:ascii="Times New Roman" w:hAnsi="Times New Roman" w:cs="Times New Roman"/>
          <w:sz w:val="24"/>
          <w:szCs w:val="24"/>
        </w:rPr>
        <w:t>Deng</w:t>
      </w:r>
      <w:proofErr w:type="spellEnd"/>
      <w:r w:rsidRPr="008535E7">
        <w:rPr>
          <w:rFonts w:ascii="Times New Roman" w:hAnsi="Times New Roman" w:cs="Times New Roman"/>
          <w:sz w:val="24"/>
          <w:szCs w:val="24"/>
        </w:rPr>
        <w:t xml:space="preserve">, X.; </w:t>
      </w:r>
      <w:proofErr w:type="spellStart"/>
      <w:r w:rsidRPr="008535E7">
        <w:rPr>
          <w:rFonts w:ascii="Times New Roman" w:hAnsi="Times New Roman" w:cs="Times New Roman"/>
          <w:sz w:val="24"/>
          <w:szCs w:val="24"/>
        </w:rPr>
        <w:t>Gong</w:t>
      </w:r>
      <w:proofErr w:type="spellEnd"/>
      <w:r w:rsidRPr="008535E7">
        <w:rPr>
          <w:rFonts w:ascii="Times New Roman" w:hAnsi="Times New Roman" w:cs="Times New Roman"/>
          <w:sz w:val="24"/>
          <w:szCs w:val="24"/>
        </w:rPr>
        <w:t xml:space="preserve">, G.; He, X.; </w:t>
      </w:r>
      <w:proofErr w:type="spellStart"/>
      <w:r w:rsidRPr="008535E7">
        <w:rPr>
          <w:rFonts w:ascii="Times New Roman" w:hAnsi="Times New Roman" w:cs="Times New Roman"/>
          <w:sz w:val="24"/>
          <w:szCs w:val="24"/>
        </w:rPr>
        <w:t>Shi</w:t>
      </w:r>
      <w:proofErr w:type="spellEnd"/>
      <w:r w:rsidRPr="008535E7">
        <w:rPr>
          <w:rFonts w:ascii="Times New Roman" w:hAnsi="Times New Roman" w:cs="Times New Roman"/>
          <w:sz w:val="24"/>
          <w:szCs w:val="24"/>
        </w:rPr>
        <w:t xml:space="preserve">, X.; </w:t>
      </w:r>
      <w:proofErr w:type="spellStart"/>
      <w:r w:rsidRPr="008535E7">
        <w:rPr>
          <w:rFonts w:ascii="Times New Roman" w:hAnsi="Times New Roman" w:cs="Times New Roman"/>
          <w:sz w:val="24"/>
          <w:szCs w:val="24"/>
        </w:rPr>
        <w:t>Mo</w:t>
      </w:r>
      <w:proofErr w:type="spellEnd"/>
      <w:r w:rsidRPr="008535E7">
        <w:rPr>
          <w:rFonts w:ascii="Times New Roman" w:hAnsi="Times New Roman" w:cs="Times New Roman"/>
          <w:sz w:val="24"/>
          <w:szCs w:val="24"/>
        </w:rPr>
        <w:t xml:space="preserve">, L. Control of </w:t>
      </w:r>
      <w:proofErr w:type="spellStart"/>
      <w:r w:rsidRPr="008535E7">
        <w:rPr>
          <w:rFonts w:ascii="Times New Roman" w:hAnsi="Times New Roman" w:cs="Times New Roman"/>
          <w:sz w:val="24"/>
          <w:szCs w:val="24"/>
        </w:rPr>
        <w:t>Exhaled</w:t>
      </w:r>
      <w:proofErr w:type="spellEnd"/>
      <w:r w:rsidRPr="008535E7">
        <w:rPr>
          <w:rFonts w:ascii="Times New Roman" w:hAnsi="Times New Roman" w:cs="Times New Roman"/>
          <w:sz w:val="24"/>
          <w:szCs w:val="24"/>
        </w:rPr>
        <w:t xml:space="preserve"> SARS-CoV-2-Laden </w:t>
      </w:r>
      <w:proofErr w:type="spellStart"/>
      <w:r w:rsidRPr="008535E7">
        <w:rPr>
          <w:rFonts w:ascii="Times New Roman" w:hAnsi="Times New Roman" w:cs="Times New Roman"/>
          <w:sz w:val="24"/>
          <w:szCs w:val="24"/>
        </w:rPr>
        <w:t>Aerosols</w:t>
      </w:r>
      <w:proofErr w:type="spellEnd"/>
      <w:r w:rsidRPr="008535E7">
        <w:rPr>
          <w:rFonts w:ascii="Times New Roman" w:hAnsi="Times New Roman" w:cs="Times New Roman"/>
          <w:sz w:val="24"/>
          <w:szCs w:val="24"/>
        </w:rPr>
        <w:t xml:space="preserve"> in </w:t>
      </w:r>
      <w:proofErr w:type="spellStart"/>
      <w:r w:rsidRPr="008535E7">
        <w:rPr>
          <w:rFonts w:ascii="Times New Roman" w:hAnsi="Times New Roman" w:cs="Times New Roman"/>
          <w:sz w:val="24"/>
          <w:szCs w:val="24"/>
        </w:rPr>
        <w:t>the</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Interpersonal</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Breathing</w:t>
      </w:r>
      <w:proofErr w:type="spellEnd"/>
      <w:r>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Microenvironment</w:t>
      </w:r>
      <w:proofErr w:type="spellEnd"/>
      <w:r w:rsidRPr="008535E7">
        <w:rPr>
          <w:rFonts w:ascii="Times New Roman" w:hAnsi="Times New Roman" w:cs="Times New Roman"/>
          <w:sz w:val="24"/>
          <w:szCs w:val="24"/>
        </w:rPr>
        <w:t xml:space="preserve"> in a </w:t>
      </w:r>
      <w:proofErr w:type="spellStart"/>
      <w:r w:rsidRPr="008535E7">
        <w:rPr>
          <w:rFonts w:ascii="Times New Roman" w:hAnsi="Times New Roman" w:cs="Times New Roman"/>
          <w:sz w:val="24"/>
          <w:szCs w:val="24"/>
        </w:rPr>
        <w:t>Ventilated</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Room</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with</w:t>
      </w:r>
      <w:proofErr w:type="spellEnd"/>
      <w:r w:rsidRPr="008535E7">
        <w:rPr>
          <w:rFonts w:ascii="Times New Roman" w:hAnsi="Times New Roman" w:cs="Times New Roman"/>
          <w:sz w:val="24"/>
          <w:szCs w:val="24"/>
        </w:rPr>
        <w:t xml:space="preserve"> Limited Space </w:t>
      </w:r>
      <w:proofErr w:type="spellStart"/>
      <w:r w:rsidRPr="008535E7">
        <w:rPr>
          <w:rFonts w:ascii="Times New Roman" w:hAnsi="Times New Roman" w:cs="Times New Roman"/>
          <w:sz w:val="24"/>
          <w:szCs w:val="24"/>
        </w:rPr>
        <w:t>Air</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Stability</w:t>
      </w:r>
      <w:proofErr w:type="spellEnd"/>
      <w:r w:rsidRPr="008535E7">
        <w:rPr>
          <w:rFonts w:ascii="Times New Roman" w:hAnsi="Times New Roman" w:cs="Times New Roman"/>
          <w:sz w:val="24"/>
          <w:szCs w:val="24"/>
        </w:rPr>
        <w:t xml:space="preserve">. J. </w:t>
      </w:r>
      <w:proofErr w:type="spellStart"/>
      <w:r w:rsidRPr="008535E7">
        <w:rPr>
          <w:rFonts w:ascii="Times New Roman" w:hAnsi="Times New Roman" w:cs="Times New Roman"/>
          <w:sz w:val="24"/>
          <w:szCs w:val="24"/>
        </w:rPr>
        <w:t>Environ</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Sci</w:t>
      </w:r>
      <w:proofErr w:type="spellEnd"/>
      <w:r w:rsidRPr="008535E7">
        <w:rPr>
          <w:rFonts w:ascii="Times New Roman" w:hAnsi="Times New Roman" w:cs="Times New Roman"/>
          <w:sz w:val="24"/>
          <w:szCs w:val="24"/>
        </w:rPr>
        <w:t>. (</w:t>
      </w:r>
      <w:proofErr w:type="spellStart"/>
      <w:r w:rsidRPr="008535E7">
        <w:rPr>
          <w:rFonts w:ascii="Times New Roman" w:hAnsi="Times New Roman" w:cs="Times New Roman"/>
          <w:sz w:val="24"/>
          <w:szCs w:val="24"/>
        </w:rPr>
        <w:t>China</w:t>
      </w:r>
      <w:proofErr w:type="spellEnd"/>
      <w:r>
        <w:rPr>
          <w:rFonts w:ascii="Times New Roman" w:hAnsi="Times New Roman" w:cs="Times New Roman"/>
          <w:sz w:val="24"/>
          <w:szCs w:val="24"/>
        </w:rPr>
        <w:t xml:space="preserve">) 2021, 108, 175–187. </w:t>
      </w:r>
    </w:p>
    <w:p w14:paraId="478B27A4" w14:textId="202EDF86" w:rsidR="008535E7" w:rsidRPr="008535E7" w:rsidRDefault="008535E7" w:rsidP="008535E7">
      <w:pPr>
        <w:spacing w:line="360" w:lineRule="auto"/>
        <w:rPr>
          <w:rFonts w:ascii="Times New Roman" w:hAnsi="Times New Roman" w:cs="Times New Roman"/>
          <w:sz w:val="24"/>
          <w:szCs w:val="24"/>
        </w:rPr>
      </w:pPr>
      <w:proofErr w:type="spellStart"/>
      <w:r w:rsidRPr="008535E7">
        <w:rPr>
          <w:rFonts w:ascii="Times New Roman" w:hAnsi="Times New Roman" w:cs="Times New Roman"/>
          <w:sz w:val="24"/>
          <w:szCs w:val="24"/>
        </w:rPr>
        <w:t>Bhagat</w:t>
      </w:r>
      <w:proofErr w:type="spellEnd"/>
      <w:r w:rsidRPr="008535E7">
        <w:rPr>
          <w:rFonts w:ascii="Times New Roman" w:hAnsi="Times New Roman" w:cs="Times New Roman"/>
          <w:sz w:val="24"/>
          <w:szCs w:val="24"/>
        </w:rPr>
        <w:t xml:space="preserve">, R.K.; </w:t>
      </w:r>
      <w:proofErr w:type="spellStart"/>
      <w:r w:rsidRPr="008535E7">
        <w:rPr>
          <w:rFonts w:ascii="Times New Roman" w:hAnsi="Times New Roman" w:cs="Times New Roman"/>
          <w:sz w:val="24"/>
          <w:szCs w:val="24"/>
        </w:rPr>
        <w:t>Wykes</w:t>
      </w:r>
      <w:proofErr w:type="spellEnd"/>
      <w:r w:rsidRPr="008535E7">
        <w:rPr>
          <w:rFonts w:ascii="Times New Roman" w:hAnsi="Times New Roman" w:cs="Times New Roman"/>
          <w:sz w:val="24"/>
          <w:szCs w:val="24"/>
        </w:rPr>
        <w:t xml:space="preserve">, M.S.D.; </w:t>
      </w:r>
      <w:proofErr w:type="spellStart"/>
      <w:r w:rsidRPr="008535E7">
        <w:rPr>
          <w:rFonts w:ascii="Times New Roman" w:hAnsi="Times New Roman" w:cs="Times New Roman"/>
          <w:sz w:val="24"/>
          <w:szCs w:val="24"/>
        </w:rPr>
        <w:t>Dalziel</w:t>
      </w:r>
      <w:proofErr w:type="spellEnd"/>
      <w:r w:rsidRPr="008535E7">
        <w:rPr>
          <w:rFonts w:ascii="Times New Roman" w:hAnsi="Times New Roman" w:cs="Times New Roman"/>
          <w:sz w:val="24"/>
          <w:szCs w:val="24"/>
        </w:rPr>
        <w:t xml:space="preserve">, S.B.; </w:t>
      </w:r>
      <w:proofErr w:type="spellStart"/>
      <w:r w:rsidRPr="008535E7">
        <w:rPr>
          <w:rFonts w:ascii="Times New Roman" w:hAnsi="Times New Roman" w:cs="Times New Roman"/>
          <w:sz w:val="24"/>
          <w:szCs w:val="24"/>
        </w:rPr>
        <w:t>Linden</w:t>
      </w:r>
      <w:proofErr w:type="spellEnd"/>
      <w:r w:rsidRPr="008535E7">
        <w:rPr>
          <w:rFonts w:ascii="Times New Roman" w:hAnsi="Times New Roman" w:cs="Times New Roman"/>
          <w:sz w:val="24"/>
          <w:szCs w:val="24"/>
        </w:rPr>
        <w:t xml:space="preserve">, P.F. </w:t>
      </w:r>
      <w:proofErr w:type="spellStart"/>
      <w:r w:rsidRPr="008535E7">
        <w:rPr>
          <w:rFonts w:ascii="Times New Roman" w:hAnsi="Times New Roman" w:cs="Times New Roman"/>
          <w:sz w:val="24"/>
          <w:szCs w:val="24"/>
        </w:rPr>
        <w:t>Effects</w:t>
      </w:r>
      <w:proofErr w:type="spellEnd"/>
      <w:r w:rsidRPr="008535E7">
        <w:rPr>
          <w:rFonts w:ascii="Times New Roman" w:hAnsi="Times New Roman" w:cs="Times New Roman"/>
          <w:sz w:val="24"/>
          <w:szCs w:val="24"/>
        </w:rPr>
        <w:t xml:space="preserve"> of </w:t>
      </w:r>
      <w:proofErr w:type="spellStart"/>
      <w:r w:rsidRPr="008535E7">
        <w:rPr>
          <w:rFonts w:ascii="Times New Roman" w:hAnsi="Times New Roman" w:cs="Times New Roman"/>
          <w:sz w:val="24"/>
          <w:szCs w:val="24"/>
        </w:rPr>
        <w:t>ventilation</w:t>
      </w:r>
      <w:proofErr w:type="spellEnd"/>
      <w:r w:rsidRPr="008535E7">
        <w:rPr>
          <w:rFonts w:ascii="Times New Roman" w:hAnsi="Times New Roman" w:cs="Times New Roman"/>
          <w:sz w:val="24"/>
          <w:szCs w:val="24"/>
        </w:rPr>
        <w:t xml:space="preserve"> on </w:t>
      </w:r>
      <w:proofErr w:type="spellStart"/>
      <w:r w:rsidRPr="008535E7">
        <w:rPr>
          <w:rFonts w:ascii="Times New Roman" w:hAnsi="Times New Roman" w:cs="Times New Roman"/>
          <w:sz w:val="24"/>
          <w:szCs w:val="24"/>
        </w:rPr>
        <w:t>the</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indoor</w:t>
      </w:r>
      <w:proofErr w:type="spellEnd"/>
      <w:r w:rsidRPr="008535E7">
        <w:rPr>
          <w:rFonts w:ascii="Times New Roman" w:hAnsi="Times New Roman" w:cs="Times New Roman"/>
          <w:sz w:val="24"/>
          <w:szCs w:val="24"/>
        </w:rPr>
        <w:t xml:space="preserve"> spread of COVID-19. J. </w:t>
      </w:r>
      <w:proofErr w:type="spellStart"/>
      <w:r w:rsidRPr="008535E7">
        <w:rPr>
          <w:rFonts w:ascii="Times New Roman" w:hAnsi="Times New Roman" w:cs="Times New Roman"/>
          <w:sz w:val="24"/>
          <w:szCs w:val="24"/>
        </w:rPr>
        <w:t>Fluid</w:t>
      </w:r>
      <w:proofErr w:type="spellEnd"/>
      <w:r w:rsidRPr="008535E7">
        <w:rPr>
          <w:rFonts w:ascii="Times New Roman" w:hAnsi="Times New Roman" w:cs="Times New Roman"/>
          <w:sz w:val="24"/>
          <w:szCs w:val="24"/>
        </w:rPr>
        <w:t xml:space="preserve"> Mech.</w:t>
      </w:r>
      <w:r>
        <w:rPr>
          <w:rFonts w:ascii="Times New Roman" w:hAnsi="Times New Roman" w:cs="Times New Roman"/>
          <w:sz w:val="24"/>
          <w:szCs w:val="24"/>
        </w:rPr>
        <w:t xml:space="preserve"> 2020, 903. </w:t>
      </w:r>
    </w:p>
    <w:p w14:paraId="08ECDBA8" w14:textId="429D528F" w:rsidR="008535E7" w:rsidRDefault="008535E7" w:rsidP="008535E7">
      <w:pPr>
        <w:spacing w:line="360" w:lineRule="auto"/>
        <w:rPr>
          <w:rFonts w:ascii="Times New Roman" w:hAnsi="Times New Roman" w:cs="Times New Roman"/>
          <w:sz w:val="24"/>
          <w:szCs w:val="24"/>
        </w:rPr>
      </w:pPr>
      <w:proofErr w:type="spellStart"/>
      <w:r w:rsidRPr="008535E7">
        <w:rPr>
          <w:rFonts w:ascii="Times New Roman" w:hAnsi="Times New Roman" w:cs="Times New Roman"/>
          <w:sz w:val="24"/>
          <w:szCs w:val="24"/>
        </w:rPr>
        <w:t>Li</w:t>
      </w:r>
      <w:proofErr w:type="spellEnd"/>
      <w:r w:rsidRPr="008535E7">
        <w:rPr>
          <w:rFonts w:ascii="Times New Roman" w:hAnsi="Times New Roman" w:cs="Times New Roman"/>
          <w:sz w:val="24"/>
          <w:szCs w:val="24"/>
        </w:rPr>
        <w:t xml:space="preserve">, X.; </w:t>
      </w:r>
      <w:proofErr w:type="spellStart"/>
      <w:r w:rsidRPr="008535E7">
        <w:rPr>
          <w:rFonts w:ascii="Times New Roman" w:hAnsi="Times New Roman" w:cs="Times New Roman"/>
          <w:sz w:val="24"/>
          <w:szCs w:val="24"/>
        </w:rPr>
        <w:t>Niu</w:t>
      </w:r>
      <w:proofErr w:type="spellEnd"/>
      <w:r w:rsidRPr="008535E7">
        <w:rPr>
          <w:rFonts w:ascii="Times New Roman" w:hAnsi="Times New Roman" w:cs="Times New Roman"/>
          <w:sz w:val="24"/>
          <w:szCs w:val="24"/>
        </w:rPr>
        <w:t xml:space="preserve">, J.; </w:t>
      </w:r>
      <w:proofErr w:type="spellStart"/>
      <w:r w:rsidRPr="008535E7">
        <w:rPr>
          <w:rFonts w:ascii="Times New Roman" w:hAnsi="Times New Roman" w:cs="Times New Roman"/>
          <w:sz w:val="24"/>
          <w:szCs w:val="24"/>
        </w:rPr>
        <w:t>Gao</w:t>
      </w:r>
      <w:proofErr w:type="spellEnd"/>
      <w:r w:rsidRPr="008535E7">
        <w:rPr>
          <w:rFonts w:ascii="Times New Roman" w:hAnsi="Times New Roman" w:cs="Times New Roman"/>
          <w:sz w:val="24"/>
          <w:szCs w:val="24"/>
        </w:rPr>
        <w:t xml:space="preserve">, N. </w:t>
      </w:r>
      <w:proofErr w:type="spellStart"/>
      <w:r w:rsidRPr="008535E7">
        <w:rPr>
          <w:rFonts w:ascii="Times New Roman" w:hAnsi="Times New Roman" w:cs="Times New Roman"/>
          <w:sz w:val="24"/>
          <w:szCs w:val="24"/>
        </w:rPr>
        <w:t>Co-Occupant’s</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Exposure</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to</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Exhaled</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Pollutants</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with</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Two</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Types</w:t>
      </w:r>
      <w:proofErr w:type="spellEnd"/>
      <w:r w:rsidRPr="008535E7">
        <w:rPr>
          <w:rFonts w:ascii="Times New Roman" w:hAnsi="Times New Roman" w:cs="Times New Roman"/>
          <w:sz w:val="24"/>
          <w:szCs w:val="24"/>
        </w:rPr>
        <w:t xml:space="preserve"> of </w:t>
      </w:r>
      <w:proofErr w:type="spellStart"/>
      <w:r w:rsidRPr="008535E7">
        <w:rPr>
          <w:rFonts w:ascii="Times New Roman" w:hAnsi="Times New Roman" w:cs="Times New Roman"/>
          <w:sz w:val="24"/>
          <w:szCs w:val="24"/>
        </w:rPr>
        <w:t>Personalized</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Ventilation</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Strategies</w:t>
      </w:r>
      <w:proofErr w:type="spellEnd"/>
      <w:r>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under</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Mixing</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and</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Displacement</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Ventilation</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Systems</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Indoor</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Air</w:t>
      </w:r>
      <w:proofErr w:type="spellEnd"/>
      <w:r w:rsidRPr="008535E7">
        <w:rPr>
          <w:rFonts w:ascii="Times New Roman" w:hAnsi="Times New Roman" w:cs="Times New Roman"/>
          <w:sz w:val="24"/>
          <w:szCs w:val="24"/>
        </w:rPr>
        <w:t xml:space="preserve"> 2013, </w:t>
      </w:r>
      <w:r>
        <w:rPr>
          <w:rFonts w:ascii="Times New Roman" w:hAnsi="Times New Roman" w:cs="Times New Roman"/>
          <w:sz w:val="24"/>
          <w:szCs w:val="24"/>
        </w:rPr>
        <w:t xml:space="preserve">23, 162–171. </w:t>
      </w:r>
    </w:p>
    <w:p w14:paraId="0559F25D" w14:textId="0560784B" w:rsidR="009258BC" w:rsidRPr="008E710F" w:rsidRDefault="008535E7" w:rsidP="008535E7">
      <w:pPr>
        <w:spacing w:line="360" w:lineRule="auto"/>
        <w:rPr>
          <w:rFonts w:ascii="Times New Roman" w:hAnsi="Times New Roman" w:cs="Times New Roman"/>
          <w:sz w:val="24"/>
          <w:szCs w:val="24"/>
        </w:rPr>
      </w:pPr>
      <w:proofErr w:type="spellStart"/>
      <w:r w:rsidRPr="008535E7">
        <w:rPr>
          <w:rFonts w:ascii="Times New Roman" w:hAnsi="Times New Roman" w:cs="Times New Roman"/>
          <w:sz w:val="24"/>
          <w:szCs w:val="24"/>
        </w:rPr>
        <w:t>Ai</w:t>
      </w:r>
      <w:proofErr w:type="spellEnd"/>
      <w:r w:rsidRPr="008535E7">
        <w:rPr>
          <w:rFonts w:ascii="Times New Roman" w:hAnsi="Times New Roman" w:cs="Times New Roman"/>
          <w:sz w:val="24"/>
          <w:szCs w:val="24"/>
        </w:rPr>
        <w:t xml:space="preserve">, Z.; </w:t>
      </w:r>
      <w:proofErr w:type="spellStart"/>
      <w:r w:rsidRPr="008535E7">
        <w:rPr>
          <w:rFonts w:ascii="Times New Roman" w:hAnsi="Times New Roman" w:cs="Times New Roman"/>
          <w:sz w:val="24"/>
          <w:szCs w:val="24"/>
        </w:rPr>
        <w:t>Mak</w:t>
      </w:r>
      <w:proofErr w:type="spellEnd"/>
      <w:r w:rsidRPr="008535E7">
        <w:rPr>
          <w:rFonts w:ascii="Times New Roman" w:hAnsi="Times New Roman" w:cs="Times New Roman"/>
          <w:sz w:val="24"/>
          <w:szCs w:val="24"/>
        </w:rPr>
        <w:t xml:space="preserve">, C.M.; </w:t>
      </w:r>
      <w:proofErr w:type="spellStart"/>
      <w:r w:rsidRPr="008535E7">
        <w:rPr>
          <w:rFonts w:ascii="Times New Roman" w:hAnsi="Times New Roman" w:cs="Times New Roman"/>
          <w:sz w:val="24"/>
          <w:szCs w:val="24"/>
        </w:rPr>
        <w:t>Gao</w:t>
      </w:r>
      <w:proofErr w:type="spellEnd"/>
      <w:r w:rsidRPr="008535E7">
        <w:rPr>
          <w:rFonts w:ascii="Times New Roman" w:hAnsi="Times New Roman" w:cs="Times New Roman"/>
          <w:sz w:val="24"/>
          <w:szCs w:val="24"/>
        </w:rPr>
        <w:t xml:space="preserve">, N.; </w:t>
      </w:r>
      <w:proofErr w:type="spellStart"/>
      <w:r w:rsidRPr="008535E7">
        <w:rPr>
          <w:rFonts w:ascii="Times New Roman" w:hAnsi="Times New Roman" w:cs="Times New Roman"/>
          <w:sz w:val="24"/>
          <w:szCs w:val="24"/>
        </w:rPr>
        <w:t>Niu</w:t>
      </w:r>
      <w:proofErr w:type="spellEnd"/>
      <w:r w:rsidRPr="008535E7">
        <w:rPr>
          <w:rFonts w:ascii="Times New Roman" w:hAnsi="Times New Roman" w:cs="Times New Roman"/>
          <w:sz w:val="24"/>
          <w:szCs w:val="24"/>
        </w:rPr>
        <w:t xml:space="preserve">, J. </w:t>
      </w:r>
      <w:proofErr w:type="spellStart"/>
      <w:r w:rsidRPr="008535E7">
        <w:rPr>
          <w:rFonts w:ascii="Times New Roman" w:hAnsi="Times New Roman" w:cs="Times New Roman"/>
          <w:sz w:val="24"/>
          <w:szCs w:val="24"/>
        </w:rPr>
        <w:t>Tracer</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Gas</w:t>
      </w:r>
      <w:proofErr w:type="spellEnd"/>
      <w:r w:rsidRPr="008535E7">
        <w:rPr>
          <w:rFonts w:ascii="Times New Roman" w:hAnsi="Times New Roman" w:cs="Times New Roman"/>
          <w:sz w:val="24"/>
          <w:szCs w:val="24"/>
        </w:rPr>
        <w:t xml:space="preserve"> Is a </w:t>
      </w:r>
      <w:proofErr w:type="spellStart"/>
      <w:r w:rsidRPr="008535E7">
        <w:rPr>
          <w:rFonts w:ascii="Times New Roman" w:hAnsi="Times New Roman" w:cs="Times New Roman"/>
          <w:sz w:val="24"/>
          <w:szCs w:val="24"/>
        </w:rPr>
        <w:t>Suitable</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Surrogate</w:t>
      </w:r>
      <w:proofErr w:type="spellEnd"/>
      <w:r w:rsidRPr="008535E7">
        <w:rPr>
          <w:rFonts w:ascii="Times New Roman" w:hAnsi="Times New Roman" w:cs="Times New Roman"/>
          <w:sz w:val="24"/>
          <w:szCs w:val="24"/>
        </w:rPr>
        <w:t xml:space="preserve"> of </w:t>
      </w:r>
      <w:proofErr w:type="spellStart"/>
      <w:r w:rsidRPr="008535E7">
        <w:rPr>
          <w:rFonts w:ascii="Times New Roman" w:hAnsi="Times New Roman" w:cs="Times New Roman"/>
          <w:sz w:val="24"/>
          <w:szCs w:val="24"/>
        </w:rPr>
        <w:t>Exhaled</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Droplet</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Nuclei</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for</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Studying</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Airborne</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Transmission</w:t>
      </w:r>
      <w:proofErr w:type="spellEnd"/>
      <w:r w:rsidR="000C4DBE">
        <w:rPr>
          <w:rFonts w:ascii="Times New Roman" w:hAnsi="Times New Roman" w:cs="Times New Roman"/>
          <w:sz w:val="24"/>
          <w:szCs w:val="24"/>
        </w:rPr>
        <w:t xml:space="preserve"> </w:t>
      </w:r>
      <w:r w:rsidRPr="008535E7">
        <w:rPr>
          <w:rFonts w:ascii="Times New Roman" w:hAnsi="Times New Roman" w:cs="Times New Roman"/>
          <w:sz w:val="24"/>
          <w:szCs w:val="24"/>
        </w:rPr>
        <w:t xml:space="preserve">in </w:t>
      </w:r>
      <w:proofErr w:type="spellStart"/>
      <w:r w:rsidRPr="008535E7">
        <w:rPr>
          <w:rFonts w:ascii="Times New Roman" w:hAnsi="Times New Roman" w:cs="Times New Roman"/>
          <w:sz w:val="24"/>
          <w:szCs w:val="24"/>
        </w:rPr>
        <w:t>the</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Built</w:t>
      </w:r>
      <w:proofErr w:type="spellEnd"/>
      <w:r w:rsidRPr="008535E7">
        <w:rPr>
          <w:rFonts w:ascii="Times New Roman" w:hAnsi="Times New Roman" w:cs="Times New Roman"/>
          <w:sz w:val="24"/>
          <w:szCs w:val="24"/>
        </w:rPr>
        <w:t xml:space="preserve"> Environment. </w:t>
      </w:r>
      <w:proofErr w:type="spellStart"/>
      <w:r w:rsidRPr="008535E7">
        <w:rPr>
          <w:rFonts w:ascii="Times New Roman" w:hAnsi="Times New Roman" w:cs="Times New Roman"/>
          <w:sz w:val="24"/>
          <w:szCs w:val="24"/>
        </w:rPr>
        <w:t>Build</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Simul</w:t>
      </w:r>
      <w:proofErr w:type="spellEnd"/>
      <w:r w:rsidRPr="008535E7">
        <w:rPr>
          <w:rFonts w:ascii="Times New Roman" w:hAnsi="Times New Roman" w:cs="Times New Roman"/>
          <w:sz w:val="24"/>
          <w:szCs w:val="24"/>
        </w:rPr>
        <w:t>. 2020, 13, 489–496.</w:t>
      </w:r>
    </w:p>
    <w:p w14:paraId="11087779" w14:textId="0CDC118F" w:rsidR="009258BC" w:rsidRPr="008E710F" w:rsidRDefault="009258BC" w:rsidP="008E710F">
      <w:pPr>
        <w:spacing w:line="360" w:lineRule="auto"/>
        <w:rPr>
          <w:rFonts w:ascii="Times New Roman" w:hAnsi="Times New Roman" w:cs="Times New Roman"/>
          <w:sz w:val="24"/>
          <w:szCs w:val="24"/>
        </w:rPr>
      </w:pPr>
    </w:p>
    <w:p w14:paraId="529AAB74" w14:textId="798737A3" w:rsidR="008535E7" w:rsidRPr="008535E7" w:rsidRDefault="008535E7" w:rsidP="008535E7">
      <w:pPr>
        <w:spacing w:line="360" w:lineRule="auto"/>
        <w:rPr>
          <w:rFonts w:ascii="Times New Roman" w:hAnsi="Times New Roman" w:cs="Times New Roman"/>
          <w:sz w:val="24"/>
          <w:szCs w:val="24"/>
        </w:rPr>
      </w:pPr>
      <w:proofErr w:type="spellStart"/>
      <w:r w:rsidRPr="008535E7">
        <w:rPr>
          <w:rFonts w:ascii="Times New Roman" w:hAnsi="Times New Roman" w:cs="Times New Roman"/>
          <w:sz w:val="24"/>
          <w:szCs w:val="24"/>
        </w:rPr>
        <w:t>Asadi</w:t>
      </w:r>
      <w:proofErr w:type="spellEnd"/>
      <w:r w:rsidRPr="008535E7">
        <w:rPr>
          <w:rFonts w:ascii="Times New Roman" w:hAnsi="Times New Roman" w:cs="Times New Roman"/>
          <w:sz w:val="24"/>
          <w:szCs w:val="24"/>
        </w:rPr>
        <w:t xml:space="preserve">, S.; </w:t>
      </w:r>
      <w:proofErr w:type="spellStart"/>
      <w:r w:rsidRPr="008535E7">
        <w:rPr>
          <w:rFonts w:ascii="Times New Roman" w:hAnsi="Times New Roman" w:cs="Times New Roman"/>
          <w:sz w:val="24"/>
          <w:szCs w:val="24"/>
        </w:rPr>
        <w:t>Wexler</w:t>
      </w:r>
      <w:proofErr w:type="spellEnd"/>
      <w:r w:rsidRPr="008535E7">
        <w:rPr>
          <w:rFonts w:ascii="Times New Roman" w:hAnsi="Times New Roman" w:cs="Times New Roman"/>
          <w:sz w:val="24"/>
          <w:szCs w:val="24"/>
        </w:rPr>
        <w:t xml:space="preserve">, A.S.; </w:t>
      </w:r>
      <w:proofErr w:type="spellStart"/>
      <w:r w:rsidRPr="008535E7">
        <w:rPr>
          <w:rFonts w:ascii="Times New Roman" w:hAnsi="Times New Roman" w:cs="Times New Roman"/>
          <w:sz w:val="24"/>
          <w:szCs w:val="24"/>
        </w:rPr>
        <w:t>Cappa</w:t>
      </w:r>
      <w:proofErr w:type="spellEnd"/>
      <w:r w:rsidRPr="008535E7">
        <w:rPr>
          <w:rFonts w:ascii="Times New Roman" w:hAnsi="Times New Roman" w:cs="Times New Roman"/>
          <w:sz w:val="24"/>
          <w:szCs w:val="24"/>
        </w:rPr>
        <w:t xml:space="preserve">, C.D.; </w:t>
      </w:r>
      <w:proofErr w:type="spellStart"/>
      <w:r w:rsidRPr="008535E7">
        <w:rPr>
          <w:rFonts w:ascii="Times New Roman" w:hAnsi="Times New Roman" w:cs="Times New Roman"/>
          <w:sz w:val="24"/>
          <w:szCs w:val="24"/>
        </w:rPr>
        <w:t>Barreda</w:t>
      </w:r>
      <w:proofErr w:type="spellEnd"/>
      <w:r w:rsidRPr="008535E7">
        <w:rPr>
          <w:rFonts w:ascii="Times New Roman" w:hAnsi="Times New Roman" w:cs="Times New Roman"/>
          <w:sz w:val="24"/>
          <w:szCs w:val="24"/>
        </w:rPr>
        <w:t xml:space="preserve">, S.; </w:t>
      </w:r>
      <w:proofErr w:type="spellStart"/>
      <w:r w:rsidRPr="008535E7">
        <w:rPr>
          <w:rFonts w:ascii="Times New Roman" w:hAnsi="Times New Roman" w:cs="Times New Roman"/>
          <w:sz w:val="24"/>
          <w:szCs w:val="24"/>
        </w:rPr>
        <w:t>Bouvier</w:t>
      </w:r>
      <w:proofErr w:type="spellEnd"/>
      <w:r w:rsidRPr="008535E7">
        <w:rPr>
          <w:rFonts w:ascii="Times New Roman" w:hAnsi="Times New Roman" w:cs="Times New Roman"/>
          <w:sz w:val="24"/>
          <w:szCs w:val="24"/>
        </w:rPr>
        <w:t xml:space="preserve">, N.M.; </w:t>
      </w:r>
      <w:proofErr w:type="spellStart"/>
      <w:r w:rsidRPr="008535E7">
        <w:rPr>
          <w:rFonts w:ascii="Times New Roman" w:hAnsi="Times New Roman" w:cs="Times New Roman"/>
          <w:sz w:val="24"/>
          <w:szCs w:val="24"/>
        </w:rPr>
        <w:t>Ristenpart</w:t>
      </w:r>
      <w:proofErr w:type="spellEnd"/>
      <w:r w:rsidRPr="008535E7">
        <w:rPr>
          <w:rFonts w:ascii="Times New Roman" w:hAnsi="Times New Roman" w:cs="Times New Roman"/>
          <w:sz w:val="24"/>
          <w:szCs w:val="24"/>
        </w:rPr>
        <w:t xml:space="preserve">, W.D. </w:t>
      </w:r>
      <w:proofErr w:type="spellStart"/>
      <w:r w:rsidRPr="008535E7">
        <w:rPr>
          <w:rFonts w:ascii="Times New Roman" w:hAnsi="Times New Roman" w:cs="Times New Roman"/>
          <w:sz w:val="24"/>
          <w:szCs w:val="24"/>
        </w:rPr>
        <w:t>Aerosol</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emission</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and</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superemission</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during</w:t>
      </w:r>
      <w:proofErr w:type="spellEnd"/>
      <w:r>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human</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speech</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increase</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with</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voice</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loudness</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Sci</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Rep</w:t>
      </w:r>
      <w:proofErr w:type="spellEnd"/>
      <w:r w:rsidRPr="008535E7">
        <w:rPr>
          <w:rFonts w:ascii="Times New Roman" w:hAnsi="Times New Roman" w:cs="Times New Roman"/>
          <w:sz w:val="24"/>
          <w:szCs w:val="24"/>
        </w:rPr>
        <w:t>. 20</w:t>
      </w:r>
      <w:r>
        <w:rPr>
          <w:rFonts w:ascii="Times New Roman" w:hAnsi="Times New Roman" w:cs="Times New Roman"/>
          <w:sz w:val="24"/>
          <w:szCs w:val="24"/>
        </w:rPr>
        <w:t xml:space="preserve">19, 9, 2348. </w:t>
      </w:r>
    </w:p>
    <w:p w14:paraId="620BA065" w14:textId="4DD6A08C" w:rsidR="009258BC" w:rsidRPr="008E710F" w:rsidRDefault="008535E7" w:rsidP="008535E7">
      <w:pPr>
        <w:spacing w:line="360" w:lineRule="auto"/>
        <w:rPr>
          <w:rFonts w:ascii="Times New Roman" w:hAnsi="Times New Roman" w:cs="Times New Roman"/>
          <w:sz w:val="24"/>
          <w:szCs w:val="24"/>
        </w:rPr>
      </w:pPr>
      <w:proofErr w:type="spellStart"/>
      <w:r w:rsidRPr="008535E7">
        <w:rPr>
          <w:rFonts w:ascii="Times New Roman" w:hAnsi="Times New Roman" w:cs="Times New Roman"/>
          <w:sz w:val="24"/>
          <w:szCs w:val="24"/>
        </w:rPr>
        <w:t>Holmgren</w:t>
      </w:r>
      <w:proofErr w:type="spellEnd"/>
      <w:r w:rsidRPr="008535E7">
        <w:rPr>
          <w:rFonts w:ascii="Times New Roman" w:hAnsi="Times New Roman" w:cs="Times New Roman"/>
          <w:sz w:val="24"/>
          <w:szCs w:val="24"/>
        </w:rPr>
        <w:t xml:space="preserve">, H.; </w:t>
      </w:r>
      <w:proofErr w:type="spellStart"/>
      <w:r w:rsidRPr="008535E7">
        <w:rPr>
          <w:rFonts w:ascii="Times New Roman" w:hAnsi="Times New Roman" w:cs="Times New Roman"/>
          <w:sz w:val="24"/>
          <w:szCs w:val="24"/>
        </w:rPr>
        <w:t>Ljungström</w:t>
      </w:r>
      <w:proofErr w:type="spellEnd"/>
      <w:r w:rsidRPr="008535E7">
        <w:rPr>
          <w:rFonts w:ascii="Times New Roman" w:hAnsi="Times New Roman" w:cs="Times New Roman"/>
          <w:sz w:val="24"/>
          <w:szCs w:val="24"/>
        </w:rPr>
        <w:t xml:space="preserve">, E.; </w:t>
      </w:r>
      <w:proofErr w:type="spellStart"/>
      <w:r w:rsidRPr="008535E7">
        <w:rPr>
          <w:rFonts w:ascii="Times New Roman" w:hAnsi="Times New Roman" w:cs="Times New Roman"/>
          <w:sz w:val="24"/>
          <w:szCs w:val="24"/>
        </w:rPr>
        <w:t>Almstrand</w:t>
      </w:r>
      <w:proofErr w:type="spellEnd"/>
      <w:r w:rsidRPr="008535E7">
        <w:rPr>
          <w:rFonts w:ascii="Times New Roman" w:hAnsi="Times New Roman" w:cs="Times New Roman"/>
          <w:sz w:val="24"/>
          <w:szCs w:val="24"/>
        </w:rPr>
        <w:t xml:space="preserve">, A.C.; </w:t>
      </w:r>
      <w:proofErr w:type="spellStart"/>
      <w:r w:rsidRPr="008535E7">
        <w:rPr>
          <w:rFonts w:ascii="Times New Roman" w:hAnsi="Times New Roman" w:cs="Times New Roman"/>
          <w:sz w:val="24"/>
          <w:szCs w:val="24"/>
        </w:rPr>
        <w:t>Bake</w:t>
      </w:r>
      <w:proofErr w:type="spellEnd"/>
      <w:r w:rsidRPr="008535E7">
        <w:rPr>
          <w:rFonts w:ascii="Times New Roman" w:hAnsi="Times New Roman" w:cs="Times New Roman"/>
          <w:sz w:val="24"/>
          <w:szCs w:val="24"/>
        </w:rPr>
        <w:t xml:space="preserve">, B.; </w:t>
      </w:r>
      <w:proofErr w:type="spellStart"/>
      <w:r w:rsidRPr="008535E7">
        <w:rPr>
          <w:rFonts w:ascii="Times New Roman" w:hAnsi="Times New Roman" w:cs="Times New Roman"/>
          <w:sz w:val="24"/>
          <w:szCs w:val="24"/>
        </w:rPr>
        <w:t>Olin</w:t>
      </w:r>
      <w:proofErr w:type="spellEnd"/>
      <w:r w:rsidRPr="008535E7">
        <w:rPr>
          <w:rFonts w:ascii="Times New Roman" w:hAnsi="Times New Roman" w:cs="Times New Roman"/>
          <w:sz w:val="24"/>
          <w:szCs w:val="24"/>
        </w:rPr>
        <w:t xml:space="preserve">, A.C. Size </w:t>
      </w:r>
      <w:proofErr w:type="spellStart"/>
      <w:r w:rsidRPr="008535E7">
        <w:rPr>
          <w:rFonts w:ascii="Times New Roman" w:hAnsi="Times New Roman" w:cs="Times New Roman"/>
          <w:sz w:val="24"/>
          <w:szCs w:val="24"/>
        </w:rPr>
        <w:t>distribution</w:t>
      </w:r>
      <w:proofErr w:type="spellEnd"/>
      <w:r w:rsidRPr="008535E7">
        <w:rPr>
          <w:rFonts w:ascii="Times New Roman" w:hAnsi="Times New Roman" w:cs="Times New Roman"/>
          <w:sz w:val="24"/>
          <w:szCs w:val="24"/>
        </w:rPr>
        <w:t xml:space="preserve"> of </w:t>
      </w:r>
      <w:proofErr w:type="spellStart"/>
      <w:r w:rsidRPr="008535E7">
        <w:rPr>
          <w:rFonts w:ascii="Times New Roman" w:hAnsi="Times New Roman" w:cs="Times New Roman"/>
          <w:sz w:val="24"/>
          <w:szCs w:val="24"/>
        </w:rPr>
        <w:t>exhaled</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particles</w:t>
      </w:r>
      <w:proofErr w:type="spellEnd"/>
      <w:r w:rsidRPr="008535E7">
        <w:rPr>
          <w:rFonts w:ascii="Times New Roman" w:hAnsi="Times New Roman" w:cs="Times New Roman"/>
          <w:sz w:val="24"/>
          <w:szCs w:val="24"/>
        </w:rPr>
        <w:t xml:space="preserve"> in </w:t>
      </w:r>
      <w:proofErr w:type="spellStart"/>
      <w:r w:rsidRPr="008535E7">
        <w:rPr>
          <w:rFonts w:ascii="Times New Roman" w:hAnsi="Times New Roman" w:cs="Times New Roman"/>
          <w:sz w:val="24"/>
          <w:szCs w:val="24"/>
        </w:rPr>
        <w:t>the</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range</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from</w:t>
      </w:r>
      <w:proofErr w:type="spellEnd"/>
      <w:r w:rsidRPr="008535E7">
        <w:rPr>
          <w:rFonts w:ascii="Times New Roman" w:hAnsi="Times New Roman" w:cs="Times New Roman"/>
          <w:sz w:val="24"/>
          <w:szCs w:val="24"/>
        </w:rPr>
        <w:t xml:space="preserve"> 0.01</w:t>
      </w:r>
      <w:r>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to</w:t>
      </w:r>
      <w:proofErr w:type="spellEnd"/>
      <w:r w:rsidRPr="008535E7">
        <w:rPr>
          <w:rFonts w:ascii="Times New Roman" w:hAnsi="Times New Roman" w:cs="Times New Roman"/>
          <w:sz w:val="24"/>
          <w:szCs w:val="24"/>
        </w:rPr>
        <w:t xml:space="preserve"> 2.0 µm. J. </w:t>
      </w:r>
      <w:proofErr w:type="spellStart"/>
      <w:r w:rsidRPr="008535E7">
        <w:rPr>
          <w:rFonts w:ascii="Times New Roman" w:hAnsi="Times New Roman" w:cs="Times New Roman"/>
          <w:sz w:val="24"/>
          <w:szCs w:val="24"/>
        </w:rPr>
        <w:t>Aerosol</w:t>
      </w:r>
      <w:proofErr w:type="spellEnd"/>
      <w:r w:rsidRPr="008535E7">
        <w:rPr>
          <w:rFonts w:ascii="Times New Roman" w:hAnsi="Times New Roman" w:cs="Times New Roman"/>
          <w:sz w:val="24"/>
          <w:szCs w:val="24"/>
        </w:rPr>
        <w:t xml:space="preserve"> </w:t>
      </w:r>
      <w:proofErr w:type="spellStart"/>
      <w:r w:rsidRPr="008535E7">
        <w:rPr>
          <w:rFonts w:ascii="Times New Roman" w:hAnsi="Times New Roman" w:cs="Times New Roman"/>
          <w:sz w:val="24"/>
          <w:szCs w:val="24"/>
        </w:rPr>
        <w:t>Sci</w:t>
      </w:r>
      <w:proofErr w:type="spellEnd"/>
      <w:r w:rsidRPr="008535E7">
        <w:rPr>
          <w:rFonts w:ascii="Times New Roman" w:hAnsi="Times New Roman" w:cs="Times New Roman"/>
          <w:sz w:val="24"/>
          <w:szCs w:val="24"/>
        </w:rPr>
        <w:t>. 2010, 41, 439–446</w:t>
      </w:r>
    </w:p>
    <w:p w14:paraId="03BB7014" w14:textId="77777777" w:rsidR="008535E7" w:rsidRPr="008E710F" w:rsidRDefault="008535E7" w:rsidP="008535E7">
      <w:pPr>
        <w:spacing w:line="360" w:lineRule="auto"/>
        <w:rPr>
          <w:rFonts w:ascii="Times New Roman" w:hAnsi="Times New Roman" w:cs="Times New Roman"/>
          <w:sz w:val="24"/>
          <w:szCs w:val="24"/>
        </w:rPr>
      </w:pPr>
      <w:r w:rsidRPr="00F92FA6">
        <w:rPr>
          <w:rFonts w:ascii="Times New Roman" w:hAnsi="Times New Roman" w:cs="Times New Roman"/>
          <w:sz w:val="24"/>
          <w:szCs w:val="24"/>
        </w:rPr>
        <w:t xml:space="preserve">Johnson, G.R.; </w:t>
      </w:r>
      <w:proofErr w:type="spellStart"/>
      <w:r w:rsidRPr="00F92FA6">
        <w:rPr>
          <w:rFonts w:ascii="Times New Roman" w:hAnsi="Times New Roman" w:cs="Times New Roman"/>
          <w:sz w:val="24"/>
          <w:szCs w:val="24"/>
        </w:rPr>
        <w:t>Morawska</w:t>
      </w:r>
      <w:proofErr w:type="spellEnd"/>
      <w:r w:rsidRPr="00F92FA6">
        <w:rPr>
          <w:rFonts w:ascii="Times New Roman" w:hAnsi="Times New Roman" w:cs="Times New Roman"/>
          <w:sz w:val="24"/>
          <w:szCs w:val="24"/>
        </w:rPr>
        <w:t xml:space="preserve">, L.; </w:t>
      </w:r>
      <w:proofErr w:type="spellStart"/>
      <w:r w:rsidRPr="00F92FA6">
        <w:rPr>
          <w:rFonts w:ascii="Times New Roman" w:hAnsi="Times New Roman" w:cs="Times New Roman"/>
          <w:sz w:val="24"/>
          <w:szCs w:val="24"/>
        </w:rPr>
        <w:t>Ristovski</w:t>
      </w:r>
      <w:proofErr w:type="spellEnd"/>
      <w:r w:rsidRPr="00F92FA6">
        <w:rPr>
          <w:rFonts w:ascii="Times New Roman" w:hAnsi="Times New Roman" w:cs="Times New Roman"/>
          <w:sz w:val="24"/>
          <w:szCs w:val="24"/>
        </w:rPr>
        <w:t xml:space="preserve">, Z.D.; </w:t>
      </w:r>
      <w:proofErr w:type="spellStart"/>
      <w:r w:rsidRPr="00F92FA6">
        <w:rPr>
          <w:rFonts w:ascii="Times New Roman" w:hAnsi="Times New Roman" w:cs="Times New Roman"/>
          <w:sz w:val="24"/>
          <w:szCs w:val="24"/>
        </w:rPr>
        <w:t>Hargreaves</w:t>
      </w:r>
      <w:proofErr w:type="spellEnd"/>
      <w:r w:rsidRPr="00F92FA6">
        <w:rPr>
          <w:rFonts w:ascii="Times New Roman" w:hAnsi="Times New Roman" w:cs="Times New Roman"/>
          <w:sz w:val="24"/>
          <w:szCs w:val="24"/>
        </w:rPr>
        <w:t xml:space="preserve">, M.; </w:t>
      </w:r>
      <w:proofErr w:type="spellStart"/>
      <w:r w:rsidRPr="00F92FA6">
        <w:rPr>
          <w:rFonts w:ascii="Times New Roman" w:hAnsi="Times New Roman" w:cs="Times New Roman"/>
          <w:sz w:val="24"/>
          <w:szCs w:val="24"/>
        </w:rPr>
        <w:t>Mengersen</w:t>
      </w:r>
      <w:proofErr w:type="spellEnd"/>
      <w:r w:rsidRPr="00F92FA6">
        <w:rPr>
          <w:rFonts w:ascii="Times New Roman" w:hAnsi="Times New Roman" w:cs="Times New Roman"/>
          <w:sz w:val="24"/>
          <w:szCs w:val="24"/>
        </w:rPr>
        <w:t xml:space="preserve">, K.; </w:t>
      </w:r>
      <w:proofErr w:type="spellStart"/>
      <w:r w:rsidRPr="00F92FA6">
        <w:rPr>
          <w:rFonts w:ascii="Times New Roman" w:hAnsi="Times New Roman" w:cs="Times New Roman"/>
          <w:sz w:val="24"/>
          <w:szCs w:val="24"/>
        </w:rPr>
        <w:t>Chao</w:t>
      </w:r>
      <w:proofErr w:type="spellEnd"/>
      <w:r w:rsidRPr="00F92FA6">
        <w:rPr>
          <w:rFonts w:ascii="Times New Roman" w:hAnsi="Times New Roman" w:cs="Times New Roman"/>
          <w:sz w:val="24"/>
          <w:szCs w:val="24"/>
        </w:rPr>
        <w:t xml:space="preserve">, C.Y.; </w:t>
      </w:r>
      <w:proofErr w:type="spellStart"/>
      <w:r w:rsidRPr="00F92FA6">
        <w:rPr>
          <w:rFonts w:ascii="Times New Roman" w:hAnsi="Times New Roman" w:cs="Times New Roman"/>
          <w:sz w:val="24"/>
          <w:szCs w:val="24"/>
        </w:rPr>
        <w:t>Wan</w:t>
      </w:r>
      <w:proofErr w:type="spellEnd"/>
      <w:r w:rsidRPr="00F92FA6">
        <w:rPr>
          <w:rFonts w:ascii="Times New Roman" w:hAnsi="Times New Roman" w:cs="Times New Roman"/>
          <w:sz w:val="24"/>
          <w:szCs w:val="24"/>
        </w:rPr>
        <w:t xml:space="preserve">, M.P.; </w:t>
      </w:r>
      <w:proofErr w:type="spellStart"/>
      <w:r w:rsidRPr="00F92FA6">
        <w:rPr>
          <w:rFonts w:ascii="Times New Roman" w:hAnsi="Times New Roman" w:cs="Times New Roman"/>
          <w:sz w:val="24"/>
          <w:szCs w:val="24"/>
        </w:rPr>
        <w:t>Li</w:t>
      </w:r>
      <w:proofErr w:type="spellEnd"/>
      <w:r w:rsidRPr="00F92FA6">
        <w:rPr>
          <w:rFonts w:ascii="Times New Roman" w:hAnsi="Times New Roman" w:cs="Times New Roman"/>
          <w:sz w:val="24"/>
          <w:szCs w:val="24"/>
        </w:rPr>
        <w:t xml:space="preserve">, Y.; </w:t>
      </w:r>
      <w:proofErr w:type="spellStart"/>
      <w:r w:rsidRPr="00F92FA6">
        <w:rPr>
          <w:rFonts w:ascii="Times New Roman" w:hAnsi="Times New Roman" w:cs="Times New Roman"/>
          <w:sz w:val="24"/>
          <w:szCs w:val="24"/>
        </w:rPr>
        <w:t>Xie</w:t>
      </w:r>
      <w:proofErr w:type="spellEnd"/>
      <w:r w:rsidRPr="00F92FA6">
        <w:rPr>
          <w:rFonts w:ascii="Times New Roman" w:hAnsi="Times New Roman" w:cs="Times New Roman"/>
          <w:sz w:val="24"/>
          <w:szCs w:val="24"/>
        </w:rPr>
        <w:t xml:space="preserve">, X.; </w:t>
      </w:r>
      <w:proofErr w:type="spellStart"/>
      <w:r w:rsidRPr="00F92FA6">
        <w:rPr>
          <w:rFonts w:ascii="Times New Roman" w:hAnsi="Times New Roman" w:cs="Times New Roman"/>
          <w:sz w:val="24"/>
          <w:szCs w:val="24"/>
        </w:rPr>
        <w:t>Katoshevski</w:t>
      </w:r>
      <w:proofErr w:type="spellEnd"/>
      <w:r w:rsidRPr="00F92FA6">
        <w:rPr>
          <w:rFonts w:ascii="Times New Roman" w:hAnsi="Times New Roman" w:cs="Times New Roman"/>
          <w:sz w:val="24"/>
          <w:szCs w:val="24"/>
        </w:rPr>
        <w:t>,</w:t>
      </w:r>
      <w:r>
        <w:rPr>
          <w:rFonts w:ascii="Times New Roman" w:hAnsi="Times New Roman" w:cs="Times New Roman"/>
          <w:sz w:val="24"/>
          <w:szCs w:val="24"/>
        </w:rPr>
        <w:t xml:space="preserve"> </w:t>
      </w:r>
      <w:r w:rsidRPr="00F92FA6">
        <w:rPr>
          <w:rFonts w:ascii="Times New Roman" w:hAnsi="Times New Roman" w:cs="Times New Roman"/>
          <w:sz w:val="24"/>
          <w:szCs w:val="24"/>
        </w:rPr>
        <w:t xml:space="preserve">D.; et al. </w:t>
      </w:r>
      <w:proofErr w:type="spellStart"/>
      <w:r w:rsidRPr="00F92FA6">
        <w:rPr>
          <w:rFonts w:ascii="Times New Roman" w:hAnsi="Times New Roman" w:cs="Times New Roman"/>
          <w:sz w:val="24"/>
          <w:szCs w:val="24"/>
        </w:rPr>
        <w:t>Modality</w:t>
      </w:r>
      <w:proofErr w:type="spellEnd"/>
      <w:r w:rsidRPr="00F92FA6">
        <w:rPr>
          <w:rFonts w:ascii="Times New Roman" w:hAnsi="Times New Roman" w:cs="Times New Roman"/>
          <w:sz w:val="24"/>
          <w:szCs w:val="24"/>
        </w:rPr>
        <w:t xml:space="preserve"> of </w:t>
      </w:r>
      <w:proofErr w:type="spellStart"/>
      <w:r w:rsidRPr="00F92FA6">
        <w:rPr>
          <w:rFonts w:ascii="Times New Roman" w:hAnsi="Times New Roman" w:cs="Times New Roman"/>
          <w:sz w:val="24"/>
          <w:szCs w:val="24"/>
        </w:rPr>
        <w:t>human</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expired</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aerosol</w:t>
      </w:r>
      <w:proofErr w:type="spellEnd"/>
      <w:r w:rsidRPr="00F92FA6">
        <w:rPr>
          <w:rFonts w:ascii="Times New Roman" w:hAnsi="Times New Roman" w:cs="Times New Roman"/>
          <w:sz w:val="24"/>
          <w:szCs w:val="24"/>
        </w:rPr>
        <w:t xml:space="preserve"> size </w:t>
      </w:r>
      <w:proofErr w:type="spellStart"/>
      <w:r w:rsidRPr="00F92FA6">
        <w:rPr>
          <w:rFonts w:ascii="Times New Roman" w:hAnsi="Times New Roman" w:cs="Times New Roman"/>
          <w:sz w:val="24"/>
          <w:szCs w:val="24"/>
        </w:rPr>
        <w:t>distributions</w:t>
      </w:r>
      <w:proofErr w:type="spellEnd"/>
      <w:r w:rsidRPr="00F92FA6">
        <w:rPr>
          <w:rFonts w:ascii="Times New Roman" w:hAnsi="Times New Roman" w:cs="Times New Roman"/>
          <w:sz w:val="24"/>
          <w:szCs w:val="24"/>
        </w:rPr>
        <w:t xml:space="preserve">. J. </w:t>
      </w:r>
      <w:proofErr w:type="spellStart"/>
      <w:r w:rsidRPr="00F92FA6">
        <w:rPr>
          <w:rFonts w:ascii="Times New Roman" w:hAnsi="Times New Roman" w:cs="Times New Roman"/>
          <w:sz w:val="24"/>
          <w:szCs w:val="24"/>
        </w:rPr>
        <w:t>Aerosol</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Sci</w:t>
      </w:r>
      <w:proofErr w:type="spellEnd"/>
      <w:r w:rsidRPr="00F92FA6">
        <w:rPr>
          <w:rFonts w:ascii="Times New Roman" w:hAnsi="Times New Roman" w:cs="Times New Roman"/>
          <w:sz w:val="24"/>
          <w:szCs w:val="24"/>
        </w:rPr>
        <w:t>. 2011, 42, 839–851.</w:t>
      </w:r>
    </w:p>
    <w:p w14:paraId="0DF7DC30" w14:textId="4E7B0E50" w:rsidR="00D24ECE" w:rsidRDefault="00D24ECE" w:rsidP="008E710F">
      <w:pPr>
        <w:spacing w:line="360" w:lineRule="auto"/>
        <w:rPr>
          <w:rFonts w:ascii="Times New Roman" w:hAnsi="Times New Roman" w:cs="Times New Roman"/>
          <w:sz w:val="24"/>
          <w:szCs w:val="24"/>
        </w:rPr>
      </w:pPr>
      <w:r>
        <w:rPr>
          <w:rFonts w:ascii="Times New Roman" w:hAnsi="Times New Roman" w:cs="Times New Roman"/>
          <w:sz w:val="24"/>
          <w:szCs w:val="24"/>
        </w:rPr>
        <w:t>NRC (</w:t>
      </w:r>
      <w:proofErr w:type="spellStart"/>
      <w:r>
        <w:rPr>
          <w:rFonts w:ascii="Times New Roman" w:hAnsi="Times New Roman" w:cs="Times New Roman"/>
          <w:sz w:val="24"/>
          <w:szCs w:val="24"/>
        </w:rPr>
        <w:t>National</w:t>
      </w:r>
      <w:proofErr w:type="spellEnd"/>
      <w:r>
        <w:rPr>
          <w:rFonts w:ascii="Times New Roman" w:hAnsi="Times New Roman" w:cs="Times New Roman"/>
          <w:sz w:val="24"/>
          <w:szCs w:val="24"/>
        </w:rPr>
        <w:t xml:space="preserve"> </w:t>
      </w:r>
      <w:proofErr w:type="spellStart"/>
      <w:r w:rsidR="00AA1C0F">
        <w:rPr>
          <w:rFonts w:ascii="Times New Roman" w:hAnsi="Times New Roman" w:cs="Times New Roman"/>
          <w:sz w:val="24"/>
          <w:szCs w:val="24"/>
        </w:rPr>
        <w:t>Research</w:t>
      </w:r>
      <w:proofErr w:type="spellEnd"/>
      <w:r w:rsidR="00AA1C0F">
        <w:rPr>
          <w:rFonts w:ascii="Times New Roman" w:hAnsi="Times New Roman" w:cs="Times New Roman"/>
          <w:sz w:val="24"/>
          <w:szCs w:val="24"/>
        </w:rPr>
        <w:t xml:space="preserve"> </w:t>
      </w:r>
      <w:proofErr w:type="spellStart"/>
      <w:r w:rsidR="00AA1C0F">
        <w:rPr>
          <w:rFonts w:ascii="Times New Roman" w:hAnsi="Times New Roman" w:cs="Times New Roman"/>
          <w:sz w:val="24"/>
          <w:szCs w:val="24"/>
        </w:rPr>
        <w:t>Council</w:t>
      </w:r>
      <w:proofErr w:type="spellEnd"/>
      <w:r w:rsidR="00AA1C0F">
        <w:rPr>
          <w:rFonts w:ascii="Times New Roman" w:hAnsi="Times New Roman" w:cs="Times New Roman"/>
          <w:sz w:val="24"/>
          <w:szCs w:val="24"/>
        </w:rPr>
        <w:t xml:space="preserve">), </w:t>
      </w:r>
      <w:proofErr w:type="gramStart"/>
      <w:r w:rsidR="00AA1C0F">
        <w:rPr>
          <w:rFonts w:ascii="Times New Roman" w:hAnsi="Times New Roman" w:cs="Times New Roman"/>
          <w:sz w:val="24"/>
          <w:szCs w:val="24"/>
        </w:rPr>
        <w:t>2002,The</w:t>
      </w:r>
      <w:proofErr w:type="gramEnd"/>
      <w:r w:rsidR="00AA1C0F">
        <w:rPr>
          <w:rFonts w:ascii="Times New Roman" w:hAnsi="Times New Roman" w:cs="Times New Roman"/>
          <w:sz w:val="24"/>
          <w:szCs w:val="24"/>
        </w:rPr>
        <w:t xml:space="preserve"> </w:t>
      </w:r>
      <w:proofErr w:type="spellStart"/>
      <w:r w:rsidR="00AA1C0F">
        <w:rPr>
          <w:rFonts w:ascii="Times New Roman" w:hAnsi="Times New Roman" w:cs="Times New Roman"/>
          <w:sz w:val="24"/>
          <w:szCs w:val="24"/>
        </w:rPr>
        <w:t>Airliner</w:t>
      </w:r>
      <w:proofErr w:type="spellEnd"/>
      <w:r w:rsidR="00AA1C0F">
        <w:rPr>
          <w:rFonts w:ascii="Times New Roman" w:hAnsi="Times New Roman" w:cs="Times New Roman"/>
          <w:sz w:val="24"/>
          <w:szCs w:val="24"/>
        </w:rPr>
        <w:t xml:space="preserve"> </w:t>
      </w:r>
      <w:proofErr w:type="spellStart"/>
      <w:r w:rsidR="00AA1C0F">
        <w:rPr>
          <w:rFonts w:ascii="Times New Roman" w:hAnsi="Times New Roman" w:cs="Times New Roman"/>
          <w:sz w:val="24"/>
          <w:szCs w:val="24"/>
        </w:rPr>
        <w:t>Cabin</w:t>
      </w:r>
      <w:proofErr w:type="spellEnd"/>
      <w:r w:rsidR="00AA1C0F">
        <w:rPr>
          <w:rFonts w:ascii="Times New Roman" w:hAnsi="Times New Roman" w:cs="Times New Roman"/>
          <w:sz w:val="24"/>
          <w:szCs w:val="24"/>
        </w:rPr>
        <w:t xml:space="preserve"> Environment </w:t>
      </w:r>
      <w:proofErr w:type="spellStart"/>
      <w:r w:rsidR="00AA1C0F">
        <w:rPr>
          <w:rFonts w:ascii="Times New Roman" w:hAnsi="Times New Roman" w:cs="Times New Roman"/>
          <w:sz w:val="24"/>
          <w:szCs w:val="24"/>
        </w:rPr>
        <w:t>and</w:t>
      </w:r>
      <w:proofErr w:type="spellEnd"/>
      <w:r w:rsidR="00AA1C0F">
        <w:rPr>
          <w:rFonts w:ascii="Times New Roman" w:hAnsi="Times New Roman" w:cs="Times New Roman"/>
          <w:sz w:val="24"/>
          <w:szCs w:val="24"/>
        </w:rPr>
        <w:t xml:space="preserve"> </w:t>
      </w:r>
      <w:proofErr w:type="spellStart"/>
      <w:r w:rsidR="00AA1C0F">
        <w:rPr>
          <w:rFonts w:ascii="Times New Roman" w:hAnsi="Times New Roman" w:cs="Times New Roman"/>
          <w:sz w:val="24"/>
          <w:szCs w:val="24"/>
        </w:rPr>
        <w:t>the</w:t>
      </w:r>
      <w:proofErr w:type="spellEnd"/>
      <w:r w:rsidR="00AA1C0F">
        <w:rPr>
          <w:rFonts w:ascii="Times New Roman" w:hAnsi="Times New Roman" w:cs="Times New Roman"/>
          <w:sz w:val="24"/>
          <w:szCs w:val="24"/>
        </w:rPr>
        <w:t xml:space="preserve"> </w:t>
      </w:r>
      <w:proofErr w:type="spellStart"/>
      <w:r w:rsidR="00AA1C0F">
        <w:rPr>
          <w:rFonts w:ascii="Times New Roman" w:hAnsi="Times New Roman" w:cs="Times New Roman"/>
          <w:sz w:val="24"/>
          <w:szCs w:val="24"/>
        </w:rPr>
        <w:t>Health</w:t>
      </w:r>
      <w:proofErr w:type="spellEnd"/>
      <w:r w:rsidR="00AA1C0F">
        <w:rPr>
          <w:rFonts w:ascii="Times New Roman" w:hAnsi="Times New Roman" w:cs="Times New Roman"/>
          <w:sz w:val="24"/>
          <w:szCs w:val="24"/>
        </w:rPr>
        <w:t xml:space="preserve"> of </w:t>
      </w:r>
      <w:proofErr w:type="spellStart"/>
      <w:r w:rsidR="00AA1C0F">
        <w:rPr>
          <w:rFonts w:ascii="Times New Roman" w:hAnsi="Times New Roman" w:cs="Times New Roman"/>
          <w:sz w:val="24"/>
          <w:szCs w:val="24"/>
        </w:rPr>
        <w:t>Passengers</w:t>
      </w:r>
      <w:proofErr w:type="spellEnd"/>
      <w:r w:rsidR="00AA1C0F">
        <w:rPr>
          <w:rFonts w:ascii="Times New Roman" w:hAnsi="Times New Roman" w:cs="Times New Roman"/>
          <w:sz w:val="24"/>
          <w:szCs w:val="24"/>
        </w:rPr>
        <w:t xml:space="preserve"> </w:t>
      </w:r>
      <w:proofErr w:type="spellStart"/>
      <w:r w:rsidR="00AA1C0F">
        <w:rPr>
          <w:rFonts w:ascii="Times New Roman" w:hAnsi="Times New Roman" w:cs="Times New Roman"/>
          <w:sz w:val="24"/>
          <w:szCs w:val="24"/>
        </w:rPr>
        <w:t>and</w:t>
      </w:r>
      <w:proofErr w:type="spellEnd"/>
      <w:r w:rsidR="00AA1C0F">
        <w:rPr>
          <w:rFonts w:ascii="Times New Roman" w:hAnsi="Times New Roman" w:cs="Times New Roman"/>
          <w:sz w:val="24"/>
          <w:szCs w:val="24"/>
        </w:rPr>
        <w:t xml:space="preserve"> </w:t>
      </w:r>
      <w:proofErr w:type="spellStart"/>
      <w:r w:rsidR="00AA1C0F">
        <w:rPr>
          <w:rFonts w:ascii="Times New Roman" w:hAnsi="Times New Roman" w:cs="Times New Roman"/>
          <w:sz w:val="24"/>
          <w:szCs w:val="24"/>
        </w:rPr>
        <w:t>Crew</w:t>
      </w:r>
      <w:proofErr w:type="spellEnd"/>
      <w:r w:rsidR="00AA1C0F">
        <w:rPr>
          <w:rFonts w:ascii="Times New Roman" w:hAnsi="Times New Roman" w:cs="Times New Roman"/>
          <w:sz w:val="24"/>
          <w:szCs w:val="24"/>
        </w:rPr>
        <w:t xml:space="preserve">. Washington, </w:t>
      </w:r>
      <w:proofErr w:type="spellStart"/>
      <w:proofErr w:type="gramStart"/>
      <w:r w:rsidR="00AA1C0F">
        <w:rPr>
          <w:rFonts w:ascii="Times New Roman" w:hAnsi="Times New Roman" w:cs="Times New Roman"/>
          <w:sz w:val="24"/>
          <w:szCs w:val="24"/>
        </w:rPr>
        <w:t>DC:The</w:t>
      </w:r>
      <w:proofErr w:type="spellEnd"/>
      <w:proofErr w:type="gramEnd"/>
      <w:r w:rsidR="00AA1C0F">
        <w:rPr>
          <w:rFonts w:ascii="Times New Roman" w:hAnsi="Times New Roman" w:cs="Times New Roman"/>
          <w:sz w:val="24"/>
          <w:szCs w:val="24"/>
        </w:rPr>
        <w:t xml:space="preserve"> </w:t>
      </w:r>
      <w:proofErr w:type="spellStart"/>
      <w:r w:rsidR="00AA1C0F">
        <w:rPr>
          <w:rFonts w:ascii="Times New Roman" w:hAnsi="Times New Roman" w:cs="Times New Roman"/>
          <w:sz w:val="24"/>
          <w:szCs w:val="24"/>
        </w:rPr>
        <w:t>National</w:t>
      </w:r>
      <w:proofErr w:type="spellEnd"/>
      <w:r w:rsidR="00AA1C0F">
        <w:rPr>
          <w:rFonts w:ascii="Times New Roman" w:hAnsi="Times New Roman" w:cs="Times New Roman"/>
          <w:sz w:val="24"/>
          <w:szCs w:val="24"/>
        </w:rPr>
        <w:t xml:space="preserve"> </w:t>
      </w:r>
      <w:proofErr w:type="spellStart"/>
      <w:r w:rsidR="00AA1C0F">
        <w:rPr>
          <w:rFonts w:ascii="Times New Roman" w:hAnsi="Times New Roman" w:cs="Times New Roman"/>
          <w:sz w:val="24"/>
          <w:szCs w:val="24"/>
        </w:rPr>
        <w:t>Academies</w:t>
      </w:r>
      <w:proofErr w:type="spellEnd"/>
      <w:r w:rsidR="00AA1C0F">
        <w:rPr>
          <w:rFonts w:ascii="Times New Roman" w:hAnsi="Times New Roman" w:cs="Times New Roman"/>
          <w:sz w:val="24"/>
          <w:szCs w:val="24"/>
        </w:rPr>
        <w:t xml:space="preserve"> </w:t>
      </w:r>
      <w:proofErr w:type="spellStart"/>
      <w:r w:rsidR="00AA1C0F">
        <w:rPr>
          <w:rFonts w:ascii="Times New Roman" w:hAnsi="Times New Roman" w:cs="Times New Roman"/>
          <w:sz w:val="24"/>
          <w:szCs w:val="24"/>
        </w:rPr>
        <w:t>Press</w:t>
      </w:r>
      <w:proofErr w:type="spellEnd"/>
      <w:r w:rsidR="00AA1C0F">
        <w:rPr>
          <w:rFonts w:ascii="Times New Roman" w:hAnsi="Times New Roman" w:cs="Times New Roman"/>
          <w:sz w:val="24"/>
          <w:szCs w:val="24"/>
        </w:rPr>
        <w:t>. Doi.org/10.17226/10238.</w:t>
      </w:r>
    </w:p>
    <w:p w14:paraId="61E0EBED" w14:textId="0CC7CD46" w:rsidR="000C691E" w:rsidRDefault="000C691E" w:rsidP="008E710F">
      <w:pPr>
        <w:spacing w:line="360" w:lineRule="auto"/>
        <w:rPr>
          <w:rFonts w:ascii="Times New Roman" w:hAnsi="Times New Roman" w:cs="Times New Roman"/>
          <w:sz w:val="24"/>
          <w:szCs w:val="24"/>
        </w:rPr>
      </w:pPr>
    </w:p>
    <w:p w14:paraId="642B4179" w14:textId="77777777" w:rsidR="000C691E" w:rsidRDefault="000C691E" w:rsidP="000C691E">
      <w:pPr>
        <w:pStyle w:val="TezMetni15aralkl"/>
        <w:spacing w:after="240" w:line="360" w:lineRule="auto"/>
        <w:jc w:val="both"/>
        <w:rPr>
          <w:color w:val="0070C0"/>
          <w:lang w:val="tr-TR"/>
        </w:rPr>
      </w:pPr>
      <w:r>
        <w:rPr>
          <w:color w:val="0070C0"/>
          <w:lang w:val="tr-TR"/>
        </w:rPr>
        <w:t>NOTLAR</w:t>
      </w:r>
    </w:p>
    <w:p w14:paraId="6A7BB87D" w14:textId="77777777" w:rsidR="000C691E" w:rsidRPr="00613EFA" w:rsidRDefault="000C691E" w:rsidP="000C691E">
      <w:pPr>
        <w:pStyle w:val="TezMetni15aralkl"/>
        <w:spacing w:after="240" w:line="360" w:lineRule="auto"/>
        <w:jc w:val="both"/>
        <w:rPr>
          <w:color w:val="0070C0"/>
          <w:lang w:val="tr-TR"/>
        </w:rPr>
      </w:pPr>
      <w:r w:rsidRPr="00613EFA">
        <w:rPr>
          <w:color w:val="0070C0"/>
          <w:lang w:val="tr-TR"/>
        </w:rPr>
        <w:lastRenderedPageBreak/>
        <w:t>Greenhalgh et al., (2021) ve Morawska et al., (2021) özellikle hastane enfeksiyonu kontrolünde bilinen hijyen önlemleri dışında havalandırmanın önemine dikkat çekmişler ve Laurent and Franks (2021) hastane içi CO2 izleyerek havalandırma yönetiminin önemi</w:t>
      </w:r>
      <w:r>
        <w:rPr>
          <w:color w:val="0070C0"/>
          <w:lang w:val="tr-TR"/>
        </w:rPr>
        <w:t>ni</w:t>
      </w:r>
      <w:r w:rsidRPr="00613EFA">
        <w:rPr>
          <w:color w:val="0070C0"/>
          <w:lang w:val="tr-TR"/>
        </w:rPr>
        <w:t xml:space="preserve"> ortaya ko</w:t>
      </w:r>
      <w:r>
        <w:rPr>
          <w:color w:val="0070C0"/>
          <w:lang w:val="tr-TR"/>
        </w:rPr>
        <w:t>y</w:t>
      </w:r>
      <w:r w:rsidRPr="00613EFA">
        <w:rPr>
          <w:color w:val="0070C0"/>
          <w:lang w:val="tr-TR"/>
        </w:rPr>
        <w:t xml:space="preserve">muştur. </w:t>
      </w:r>
    </w:p>
    <w:p w14:paraId="633B18CB" w14:textId="77777777" w:rsidR="000C691E" w:rsidRDefault="000C691E" w:rsidP="000C691E">
      <w:pPr>
        <w:spacing w:line="360" w:lineRule="auto"/>
        <w:rPr>
          <w:rFonts w:ascii="Times New Roman" w:hAnsi="Times New Roman" w:cs="Times New Roman"/>
          <w:sz w:val="24"/>
          <w:szCs w:val="24"/>
        </w:rPr>
      </w:pPr>
      <w:r>
        <w:rPr>
          <w:rFonts w:ascii="Times New Roman" w:hAnsi="Times New Roman" w:cs="Times New Roman"/>
          <w:sz w:val="24"/>
          <w:szCs w:val="24"/>
        </w:rPr>
        <w:t xml:space="preserve">179 adet uçak içinde yapılan CO2 izleme çalışmalarında ortalama CO2 değerinin 1353 ±290 </w:t>
      </w:r>
      <w:proofErr w:type="spellStart"/>
      <w:r>
        <w:rPr>
          <w:rFonts w:ascii="Times New Roman" w:hAnsi="Times New Roman" w:cs="Times New Roman"/>
          <w:sz w:val="24"/>
          <w:szCs w:val="24"/>
        </w:rPr>
        <w:t>ppm</w:t>
      </w:r>
      <w:proofErr w:type="spellEnd"/>
      <w:r>
        <w:rPr>
          <w:rFonts w:ascii="Times New Roman" w:hAnsi="Times New Roman" w:cs="Times New Roman"/>
          <w:sz w:val="24"/>
          <w:szCs w:val="24"/>
        </w:rPr>
        <w:t xml:space="preserve"> olduğu belirlenmiştir (NRC, 2002).</w:t>
      </w:r>
    </w:p>
    <w:p w14:paraId="5CF9FE54" w14:textId="77777777" w:rsidR="000C691E" w:rsidRPr="008E710F" w:rsidRDefault="000C691E" w:rsidP="000C691E">
      <w:pPr>
        <w:spacing w:line="360" w:lineRule="auto"/>
        <w:rPr>
          <w:rFonts w:ascii="Times New Roman" w:hAnsi="Times New Roman" w:cs="Times New Roman"/>
          <w:sz w:val="24"/>
          <w:szCs w:val="24"/>
        </w:rPr>
      </w:pPr>
      <w:r>
        <w:rPr>
          <w:rFonts w:ascii="Times New Roman" w:hAnsi="Times New Roman" w:cs="Times New Roman"/>
          <w:sz w:val="24"/>
          <w:szCs w:val="24"/>
        </w:rPr>
        <w:t>Hava yoluyla bulaşan hastalıkların ve Sars-Cov-2’nin yayılım riskini ortaya koymak ve azaltmak için birçok çalışma yayınlanmış ve genel olarak bu çalışmalarda yayılım riskinin değerlendirilmesi için CO2’in iz bileşen olarak kullanımı ve izlemesinin önemli bir kriter olduğu vurgulanmıştır (</w:t>
      </w:r>
      <w:proofErr w:type="spellStart"/>
      <w:r w:rsidRPr="00F92FA6">
        <w:rPr>
          <w:rFonts w:ascii="Times New Roman" w:hAnsi="Times New Roman" w:cs="Times New Roman"/>
          <w:sz w:val="24"/>
          <w:szCs w:val="24"/>
        </w:rPr>
        <w:t>Rudnick</w:t>
      </w:r>
      <w:proofErr w:type="spellEnd"/>
      <w:r>
        <w:rPr>
          <w:rFonts w:ascii="Times New Roman" w:hAnsi="Times New Roman" w:cs="Times New Roman"/>
          <w:sz w:val="24"/>
          <w:szCs w:val="24"/>
        </w:rPr>
        <w:t xml:space="preserve"> et al. 2003;</w:t>
      </w:r>
      <w:r w:rsidRPr="006F418A">
        <w:rPr>
          <w:rFonts w:ascii="Times New Roman" w:hAnsi="Times New Roman" w:cs="Times New Roman"/>
          <w:sz w:val="24"/>
          <w:szCs w:val="24"/>
        </w:rPr>
        <w:t xml:space="preserve"> </w:t>
      </w:r>
      <w:r w:rsidRPr="00F92FA6">
        <w:rPr>
          <w:rFonts w:ascii="Times New Roman" w:hAnsi="Times New Roman" w:cs="Times New Roman"/>
          <w:sz w:val="24"/>
          <w:szCs w:val="24"/>
        </w:rPr>
        <w:t xml:space="preserve">Johnson </w:t>
      </w:r>
      <w:r>
        <w:rPr>
          <w:rFonts w:ascii="Times New Roman" w:hAnsi="Times New Roman" w:cs="Times New Roman"/>
          <w:sz w:val="24"/>
          <w:szCs w:val="24"/>
        </w:rPr>
        <w:t xml:space="preserve">et al. 2011; </w:t>
      </w:r>
      <w:proofErr w:type="spellStart"/>
      <w:r>
        <w:rPr>
          <w:rFonts w:ascii="Times New Roman" w:hAnsi="Times New Roman" w:cs="Times New Roman"/>
          <w:sz w:val="24"/>
          <w:szCs w:val="24"/>
        </w:rPr>
        <w:t>Li</w:t>
      </w:r>
      <w:proofErr w:type="spellEnd"/>
      <w:r>
        <w:rPr>
          <w:rFonts w:ascii="Times New Roman" w:hAnsi="Times New Roman" w:cs="Times New Roman"/>
          <w:sz w:val="24"/>
          <w:szCs w:val="24"/>
        </w:rPr>
        <w:t xml:space="preserve"> et al., 2013; </w:t>
      </w:r>
      <w:proofErr w:type="spellStart"/>
      <w:r w:rsidRPr="00F92FA6">
        <w:rPr>
          <w:rFonts w:ascii="Times New Roman" w:hAnsi="Times New Roman" w:cs="Times New Roman"/>
          <w:sz w:val="24"/>
          <w:szCs w:val="24"/>
        </w:rPr>
        <w:t>Harrichandra</w:t>
      </w:r>
      <w:proofErr w:type="spellEnd"/>
      <w:r w:rsidRPr="00F92FA6">
        <w:rPr>
          <w:rFonts w:ascii="Times New Roman" w:hAnsi="Times New Roman" w:cs="Times New Roman"/>
          <w:sz w:val="24"/>
          <w:szCs w:val="24"/>
        </w:rPr>
        <w:t xml:space="preserve"> </w:t>
      </w:r>
      <w:r>
        <w:rPr>
          <w:rFonts w:ascii="Times New Roman" w:hAnsi="Times New Roman" w:cs="Times New Roman"/>
          <w:sz w:val="24"/>
          <w:szCs w:val="24"/>
        </w:rPr>
        <w:t xml:space="preserve">et al., 2020; </w:t>
      </w:r>
      <w:proofErr w:type="spellStart"/>
      <w:r w:rsidRPr="00F92FA6">
        <w:rPr>
          <w:rFonts w:ascii="Times New Roman" w:hAnsi="Times New Roman" w:cs="Times New Roman"/>
          <w:sz w:val="24"/>
          <w:szCs w:val="24"/>
        </w:rPr>
        <w:t>Peng</w:t>
      </w:r>
      <w:proofErr w:type="spellEnd"/>
      <w:r w:rsidRPr="00F92FA6">
        <w:rPr>
          <w:rFonts w:ascii="Times New Roman" w:hAnsi="Times New Roman" w:cs="Times New Roman"/>
          <w:sz w:val="24"/>
          <w:szCs w:val="24"/>
        </w:rPr>
        <w:t xml:space="preserve">, </w:t>
      </w:r>
      <w:proofErr w:type="spellStart"/>
      <w:r>
        <w:rPr>
          <w:rFonts w:ascii="Times New Roman" w:hAnsi="Times New Roman" w:cs="Times New Roman"/>
          <w:sz w:val="24"/>
          <w:szCs w:val="24"/>
        </w:rPr>
        <w:t>and</w:t>
      </w:r>
      <w:proofErr w:type="spellEnd"/>
      <w:r w:rsidRPr="00F92FA6">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Jimenez</w:t>
      </w:r>
      <w:proofErr w:type="spellEnd"/>
      <w:r>
        <w:rPr>
          <w:rFonts w:ascii="Times New Roman" w:hAnsi="Times New Roman" w:cs="Times New Roman"/>
          <w:sz w:val="24"/>
          <w:szCs w:val="24"/>
        </w:rPr>
        <w:t>, 2021;</w:t>
      </w:r>
      <w:r w:rsidRPr="006F418A">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Burrdige</w:t>
      </w:r>
      <w:proofErr w:type="spellEnd"/>
      <w:r>
        <w:rPr>
          <w:rFonts w:ascii="Times New Roman" w:hAnsi="Times New Roman" w:cs="Times New Roman"/>
          <w:sz w:val="24"/>
          <w:szCs w:val="24"/>
        </w:rPr>
        <w:t xml:space="preserve"> et al. 2021;</w:t>
      </w:r>
      <w:r w:rsidRPr="006F418A">
        <w:rPr>
          <w:rFonts w:ascii="Times New Roman" w:hAnsi="Times New Roman" w:cs="Times New Roman"/>
          <w:sz w:val="24"/>
          <w:szCs w:val="24"/>
        </w:rPr>
        <w:t xml:space="preserve"> </w:t>
      </w:r>
      <w:proofErr w:type="spellStart"/>
      <w:r w:rsidRPr="00F92FA6">
        <w:rPr>
          <w:rFonts w:ascii="Times New Roman" w:hAnsi="Times New Roman" w:cs="Times New Roman"/>
          <w:sz w:val="24"/>
          <w:szCs w:val="24"/>
        </w:rPr>
        <w:t>Vouriot</w:t>
      </w:r>
      <w:proofErr w:type="spellEnd"/>
      <w:r>
        <w:rPr>
          <w:rFonts w:ascii="Times New Roman" w:hAnsi="Times New Roman" w:cs="Times New Roman"/>
          <w:sz w:val="24"/>
          <w:szCs w:val="24"/>
        </w:rPr>
        <w:t xml:space="preserve"> et al. 2021; </w:t>
      </w:r>
      <w:proofErr w:type="spellStart"/>
      <w:r>
        <w:rPr>
          <w:rFonts w:ascii="Times New Roman" w:hAnsi="Times New Roman" w:cs="Times New Roman"/>
          <w:sz w:val="24"/>
          <w:szCs w:val="24"/>
        </w:rPr>
        <w:t>Bhagat</w:t>
      </w:r>
      <w:proofErr w:type="spellEnd"/>
      <w:r>
        <w:rPr>
          <w:rFonts w:ascii="Times New Roman" w:hAnsi="Times New Roman" w:cs="Times New Roman"/>
          <w:sz w:val="24"/>
          <w:szCs w:val="24"/>
        </w:rPr>
        <w:t xml:space="preserve"> et al., 2020; </w:t>
      </w:r>
      <w:proofErr w:type="spellStart"/>
      <w:r>
        <w:rPr>
          <w:rFonts w:ascii="Times New Roman" w:hAnsi="Times New Roman" w:cs="Times New Roman"/>
          <w:sz w:val="24"/>
          <w:szCs w:val="24"/>
        </w:rPr>
        <w:t>Deng</w:t>
      </w:r>
      <w:proofErr w:type="spellEnd"/>
      <w:r>
        <w:rPr>
          <w:rFonts w:ascii="Times New Roman" w:hAnsi="Times New Roman" w:cs="Times New Roman"/>
          <w:sz w:val="24"/>
          <w:szCs w:val="24"/>
        </w:rPr>
        <w:t xml:space="preserve"> et al., 2021).</w:t>
      </w:r>
    </w:p>
    <w:p w14:paraId="681AB8AA" w14:textId="77777777" w:rsidR="000C691E" w:rsidRPr="008E710F" w:rsidRDefault="000C691E" w:rsidP="008E710F">
      <w:pPr>
        <w:spacing w:line="360" w:lineRule="auto"/>
        <w:rPr>
          <w:rFonts w:ascii="Times New Roman" w:hAnsi="Times New Roman" w:cs="Times New Roman"/>
          <w:sz w:val="24"/>
          <w:szCs w:val="24"/>
        </w:rPr>
      </w:pPr>
    </w:p>
    <w:sectPr w:rsidR="000C691E" w:rsidRPr="008E710F" w:rsidSect="00197453">
      <w:type w:val="continuous"/>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30C33" w14:textId="77777777" w:rsidR="0020524A" w:rsidRDefault="0020524A" w:rsidP="00DB4610">
      <w:pPr>
        <w:spacing w:after="0" w:line="240" w:lineRule="auto"/>
      </w:pPr>
      <w:r>
        <w:separator/>
      </w:r>
    </w:p>
  </w:endnote>
  <w:endnote w:type="continuationSeparator" w:id="0">
    <w:p w14:paraId="43FE39F3" w14:textId="77777777" w:rsidR="0020524A" w:rsidRDefault="0020524A" w:rsidP="00DB4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Franklin Gothic Book">
    <w:panose1 w:val="020B0503020102020204"/>
    <w:charset w:val="A2"/>
    <w:family w:val="swiss"/>
    <w:pitch w:val="variable"/>
    <w:sig w:usb0="00000287" w:usb1="00000000" w:usb2="00000000" w:usb3="00000000" w:csb0="0000009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8B4E9" w14:textId="77777777" w:rsidR="0020524A" w:rsidRDefault="0020524A" w:rsidP="00DB4610">
      <w:pPr>
        <w:spacing w:after="0" w:line="240" w:lineRule="auto"/>
      </w:pPr>
      <w:r>
        <w:separator/>
      </w:r>
    </w:p>
  </w:footnote>
  <w:footnote w:type="continuationSeparator" w:id="0">
    <w:p w14:paraId="7FD7E97C" w14:textId="77777777" w:rsidR="0020524A" w:rsidRDefault="0020524A" w:rsidP="00DB4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567B1"/>
    <w:multiLevelType w:val="hybridMultilevel"/>
    <w:tmpl w:val="0B2C0A8C"/>
    <w:lvl w:ilvl="0" w:tplc="75907FEC">
      <w:start w:val="1"/>
      <w:numFmt w:val="decimal"/>
      <w:lvlText w:val="%1."/>
      <w:lvlJc w:val="left"/>
      <w:pPr>
        <w:ind w:left="720" w:hanging="360"/>
      </w:pPr>
      <w:rPr>
        <w:rFonts w:eastAsiaTheme="minorHAnsi" w:hint="default"/>
        <w:b/>
        <w:sz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7101F23"/>
    <w:multiLevelType w:val="hybridMultilevel"/>
    <w:tmpl w:val="33E67696"/>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15:restartNumberingAfterBreak="0">
    <w:nsid w:val="2387284B"/>
    <w:multiLevelType w:val="hybridMultilevel"/>
    <w:tmpl w:val="0D724040"/>
    <w:lvl w:ilvl="0" w:tplc="22B036D2">
      <w:start w:val="1"/>
      <w:numFmt w:val="bullet"/>
      <w:lvlText w:val="•"/>
      <w:lvlJc w:val="left"/>
      <w:pPr>
        <w:tabs>
          <w:tab w:val="num" w:pos="720"/>
        </w:tabs>
        <w:ind w:left="720" w:hanging="360"/>
      </w:pPr>
      <w:rPr>
        <w:rFonts w:ascii="Arial" w:hAnsi="Arial" w:hint="default"/>
      </w:rPr>
    </w:lvl>
    <w:lvl w:ilvl="1" w:tplc="82440AEC" w:tentative="1">
      <w:start w:val="1"/>
      <w:numFmt w:val="bullet"/>
      <w:lvlText w:val="•"/>
      <w:lvlJc w:val="left"/>
      <w:pPr>
        <w:tabs>
          <w:tab w:val="num" w:pos="1440"/>
        </w:tabs>
        <w:ind w:left="1440" w:hanging="360"/>
      </w:pPr>
      <w:rPr>
        <w:rFonts w:ascii="Arial" w:hAnsi="Arial" w:hint="default"/>
      </w:rPr>
    </w:lvl>
    <w:lvl w:ilvl="2" w:tplc="79E013C4" w:tentative="1">
      <w:start w:val="1"/>
      <w:numFmt w:val="bullet"/>
      <w:lvlText w:val="•"/>
      <w:lvlJc w:val="left"/>
      <w:pPr>
        <w:tabs>
          <w:tab w:val="num" w:pos="2160"/>
        </w:tabs>
        <w:ind w:left="2160" w:hanging="360"/>
      </w:pPr>
      <w:rPr>
        <w:rFonts w:ascii="Arial" w:hAnsi="Arial" w:hint="default"/>
      </w:rPr>
    </w:lvl>
    <w:lvl w:ilvl="3" w:tplc="BC0CCBC0" w:tentative="1">
      <w:start w:val="1"/>
      <w:numFmt w:val="bullet"/>
      <w:lvlText w:val="•"/>
      <w:lvlJc w:val="left"/>
      <w:pPr>
        <w:tabs>
          <w:tab w:val="num" w:pos="2880"/>
        </w:tabs>
        <w:ind w:left="2880" w:hanging="360"/>
      </w:pPr>
      <w:rPr>
        <w:rFonts w:ascii="Arial" w:hAnsi="Arial" w:hint="default"/>
      </w:rPr>
    </w:lvl>
    <w:lvl w:ilvl="4" w:tplc="09601C14" w:tentative="1">
      <w:start w:val="1"/>
      <w:numFmt w:val="bullet"/>
      <w:lvlText w:val="•"/>
      <w:lvlJc w:val="left"/>
      <w:pPr>
        <w:tabs>
          <w:tab w:val="num" w:pos="3600"/>
        </w:tabs>
        <w:ind w:left="3600" w:hanging="360"/>
      </w:pPr>
      <w:rPr>
        <w:rFonts w:ascii="Arial" w:hAnsi="Arial" w:hint="default"/>
      </w:rPr>
    </w:lvl>
    <w:lvl w:ilvl="5" w:tplc="904E8C5E" w:tentative="1">
      <w:start w:val="1"/>
      <w:numFmt w:val="bullet"/>
      <w:lvlText w:val="•"/>
      <w:lvlJc w:val="left"/>
      <w:pPr>
        <w:tabs>
          <w:tab w:val="num" w:pos="4320"/>
        </w:tabs>
        <w:ind w:left="4320" w:hanging="360"/>
      </w:pPr>
      <w:rPr>
        <w:rFonts w:ascii="Arial" w:hAnsi="Arial" w:hint="default"/>
      </w:rPr>
    </w:lvl>
    <w:lvl w:ilvl="6" w:tplc="76E0E856" w:tentative="1">
      <w:start w:val="1"/>
      <w:numFmt w:val="bullet"/>
      <w:lvlText w:val="•"/>
      <w:lvlJc w:val="left"/>
      <w:pPr>
        <w:tabs>
          <w:tab w:val="num" w:pos="5040"/>
        </w:tabs>
        <w:ind w:left="5040" w:hanging="360"/>
      </w:pPr>
      <w:rPr>
        <w:rFonts w:ascii="Arial" w:hAnsi="Arial" w:hint="default"/>
      </w:rPr>
    </w:lvl>
    <w:lvl w:ilvl="7" w:tplc="D98A4678" w:tentative="1">
      <w:start w:val="1"/>
      <w:numFmt w:val="bullet"/>
      <w:lvlText w:val="•"/>
      <w:lvlJc w:val="left"/>
      <w:pPr>
        <w:tabs>
          <w:tab w:val="num" w:pos="5760"/>
        </w:tabs>
        <w:ind w:left="5760" w:hanging="360"/>
      </w:pPr>
      <w:rPr>
        <w:rFonts w:ascii="Arial" w:hAnsi="Arial" w:hint="default"/>
      </w:rPr>
    </w:lvl>
    <w:lvl w:ilvl="8" w:tplc="CF8256F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1065D5D"/>
    <w:multiLevelType w:val="hybridMultilevel"/>
    <w:tmpl w:val="9D9ABCF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E574359"/>
    <w:multiLevelType w:val="hybridMultilevel"/>
    <w:tmpl w:val="F4DE72B8"/>
    <w:lvl w:ilvl="0" w:tplc="041F000F">
      <w:start w:val="1"/>
      <w:numFmt w:val="decimal"/>
      <w:lvlText w:val="%1."/>
      <w:lvlJc w:val="left"/>
      <w:pPr>
        <w:ind w:left="1069" w:hanging="360"/>
      </w:p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5" w15:restartNumberingAfterBreak="0">
    <w:nsid w:val="4047254E"/>
    <w:multiLevelType w:val="hybridMultilevel"/>
    <w:tmpl w:val="B8ECA8E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B3F7D6A"/>
    <w:multiLevelType w:val="multilevel"/>
    <w:tmpl w:val="56AC8CA8"/>
    <w:lvl w:ilvl="0">
      <w:start w:val="1"/>
      <w:numFmt w:val="decimal"/>
      <w:lvlText w:val="%1."/>
      <w:lvlJc w:val="left"/>
      <w:pPr>
        <w:ind w:left="360" w:hanging="360"/>
      </w:pPr>
      <w:rPr>
        <w:rFonts w:hint="default"/>
      </w:rPr>
    </w:lvl>
    <w:lvl w:ilvl="1">
      <w:start w:val="1"/>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FB762F2"/>
    <w:multiLevelType w:val="hybridMultilevel"/>
    <w:tmpl w:val="C270C35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03F4323"/>
    <w:multiLevelType w:val="hybridMultilevel"/>
    <w:tmpl w:val="95E03126"/>
    <w:lvl w:ilvl="0" w:tplc="F2FEADA0">
      <w:start w:val="1"/>
      <w:numFmt w:val="bullet"/>
      <w:lvlText w:val="■"/>
      <w:lvlJc w:val="left"/>
      <w:pPr>
        <w:tabs>
          <w:tab w:val="num" w:pos="720"/>
        </w:tabs>
        <w:ind w:left="720" w:hanging="360"/>
      </w:pPr>
      <w:rPr>
        <w:rFonts w:ascii="Franklin Gothic Book" w:hAnsi="Franklin Gothic Book" w:hint="default"/>
      </w:rPr>
    </w:lvl>
    <w:lvl w:ilvl="1" w:tplc="5A9462A6" w:tentative="1">
      <w:start w:val="1"/>
      <w:numFmt w:val="bullet"/>
      <w:lvlText w:val="■"/>
      <w:lvlJc w:val="left"/>
      <w:pPr>
        <w:tabs>
          <w:tab w:val="num" w:pos="1440"/>
        </w:tabs>
        <w:ind w:left="1440" w:hanging="360"/>
      </w:pPr>
      <w:rPr>
        <w:rFonts w:ascii="Franklin Gothic Book" w:hAnsi="Franklin Gothic Book" w:hint="default"/>
      </w:rPr>
    </w:lvl>
    <w:lvl w:ilvl="2" w:tplc="DE260AB6" w:tentative="1">
      <w:start w:val="1"/>
      <w:numFmt w:val="bullet"/>
      <w:lvlText w:val="■"/>
      <w:lvlJc w:val="left"/>
      <w:pPr>
        <w:tabs>
          <w:tab w:val="num" w:pos="2160"/>
        </w:tabs>
        <w:ind w:left="2160" w:hanging="360"/>
      </w:pPr>
      <w:rPr>
        <w:rFonts w:ascii="Franklin Gothic Book" w:hAnsi="Franklin Gothic Book" w:hint="default"/>
      </w:rPr>
    </w:lvl>
    <w:lvl w:ilvl="3" w:tplc="3946BD38" w:tentative="1">
      <w:start w:val="1"/>
      <w:numFmt w:val="bullet"/>
      <w:lvlText w:val="■"/>
      <w:lvlJc w:val="left"/>
      <w:pPr>
        <w:tabs>
          <w:tab w:val="num" w:pos="2880"/>
        </w:tabs>
        <w:ind w:left="2880" w:hanging="360"/>
      </w:pPr>
      <w:rPr>
        <w:rFonts w:ascii="Franklin Gothic Book" w:hAnsi="Franklin Gothic Book" w:hint="default"/>
      </w:rPr>
    </w:lvl>
    <w:lvl w:ilvl="4" w:tplc="BD1A47DE" w:tentative="1">
      <w:start w:val="1"/>
      <w:numFmt w:val="bullet"/>
      <w:lvlText w:val="■"/>
      <w:lvlJc w:val="left"/>
      <w:pPr>
        <w:tabs>
          <w:tab w:val="num" w:pos="3600"/>
        </w:tabs>
        <w:ind w:left="3600" w:hanging="360"/>
      </w:pPr>
      <w:rPr>
        <w:rFonts w:ascii="Franklin Gothic Book" w:hAnsi="Franklin Gothic Book" w:hint="default"/>
      </w:rPr>
    </w:lvl>
    <w:lvl w:ilvl="5" w:tplc="A28C3C72" w:tentative="1">
      <w:start w:val="1"/>
      <w:numFmt w:val="bullet"/>
      <w:lvlText w:val="■"/>
      <w:lvlJc w:val="left"/>
      <w:pPr>
        <w:tabs>
          <w:tab w:val="num" w:pos="4320"/>
        </w:tabs>
        <w:ind w:left="4320" w:hanging="360"/>
      </w:pPr>
      <w:rPr>
        <w:rFonts w:ascii="Franklin Gothic Book" w:hAnsi="Franklin Gothic Book" w:hint="default"/>
      </w:rPr>
    </w:lvl>
    <w:lvl w:ilvl="6" w:tplc="47A2A416" w:tentative="1">
      <w:start w:val="1"/>
      <w:numFmt w:val="bullet"/>
      <w:lvlText w:val="■"/>
      <w:lvlJc w:val="left"/>
      <w:pPr>
        <w:tabs>
          <w:tab w:val="num" w:pos="5040"/>
        </w:tabs>
        <w:ind w:left="5040" w:hanging="360"/>
      </w:pPr>
      <w:rPr>
        <w:rFonts w:ascii="Franklin Gothic Book" w:hAnsi="Franklin Gothic Book" w:hint="default"/>
      </w:rPr>
    </w:lvl>
    <w:lvl w:ilvl="7" w:tplc="80585426" w:tentative="1">
      <w:start w:val="1"/>
      <w:numFmt w:val="bullet"/>
      <w:lvlText w:val="■"/>
      <w:lvlJc w:val="left"/>
      <w:pPr>
        <w:tabs>
          <w:tab w:val="num" w:pos="5760"/>
        </w:tabs>
        <w:ind w:left="5760" w:hanging="360"/>
      </w:pPr>
      <w:rPr>
        <w:rFonts w:ascii="Franklin Gothic Book" w:hAnsi="Franklin Gothic Book" w:hint="default"/>
      </w:rPr>
    </w:lvl>
    <w:lvl w:ilvl="8" w:tplc="99F4A2EE" w:tentative="1">
      <w:start w:val="1"/>
      <w:numFmt w:val="bullet"/>
      <w:lvlText w:val="■"/>
      <w:lvlJc w:val="left"/>
      <w:pPr>
        <w:tabs>
          <w:tab w:val="num" w:pos="6480"/>
        </w:tabs>
        <w:ind w:left="6480" w:hanging="360"/>
      </w:pPr>
      <w:rPr>
        <w:rFonts w:ascii="Franklin Gothic Book" w:hAnsi="Franklin Gothic Book" w:hint="default"/>
      </w:rPr>
    </w:lvl>
  </w:abstractNum>
  <w:abstractNum w:abstractNumId="9" w15:restartNumberingAfterBreak="0">
    <w:nsid w:val="53441A4C"/>
    <w:multiLevelType w:val="hybridMultilevel"/>
    <w:tmpl w:val="B262EACA"/>
    <w:lvl w:ilvl="0" w:tplc="8CDC7180">
      <w:start w:val="1"/>
      <w:numFmt w:val="decimal"/>
      <w:lvlText w:val="%1."/>
      <w:lvlJc w:val="left"/>
      <w:pPr>
        <w:ind w:left="720" w:hanging="360"/>
      </w:pPr>
      <w:rPr>
        <w:rFonts w:eastAsiaTheme="minorHAnsi" w:hint="default"/>
        <w:b/>
        <w:sz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10964A9"/>
    <w:multiLevelType w:val="hybridMultilevel"/>
    <w:tmpl w:val="D406951A"/>
    <w:lvl w:ilvl="0" w:tplc="4AA4C2B2">
      <w:start w:val="5"/>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1" w15:restartNumberingAfterBreak="0">
    <w:nsid w:val="61AA0371"/>
    <w:multiLevelType w:val="hybridMultilevel"/>
    <w:tmpl w:val="4D8E9BF8"/>
    <w:lvl w:ilvl="0" w:tplc="E148298A">
      <w:start w:val="1"/>
      <w:numFmt w:val="bullet"/>
      <w:lvlText w:val="■"/>
      <w:lvlJc w:val="left"/>
      <w:pPr>
        <w:tabs>
          <w:tab w:val="num" w:pos="720"/>
        </w:tabs>
        <w:ind w:left="720" w:hanging="360"/>
      </w:pPr>
      <w:rPr>
        <w:rFonts w:ascii="Franklin Gothic Book" w:hAnsi="Franklin Gothic Book" w:hint="default"/>
      </w:rPr>
    </w:lvl>
    <w:lvl w:ilvl="1" w:tplc="E1DC2F40" w:tentative="1">
      <w:start w:val="1"/>
      <w:numFmt w:val="bullet"/>
      <w:lvlText w:val="■"/>
      <w:lvlJc w:val="left"/>
      <w:pPr>
        <w:tabs>
          <w:tab w:val="num" w:pos="1440"/>
        </w:tabs>
        <w:ind w:left="1440" w:hanging="360"/>
      </w:pPr>
      <w:rPr>
        <w:rFonts w:ascii="Franklin Gothic Book" w:hAnsi="Franklin Gothic Book" w:hint="default"/>
      </w:rPr>
    </w:lvl>
    <w:lvl w:ilvl="2" w:tplc="192E707A" w:tentative="1">
      <w:start w:val="1"/>
      <w:numFmt w:val="bullet"/>
      <w:lvlText w:val="■"/>
      <w:lvlJc w:val="left"/>
      <w:pPr>
        <w:tabs>
          <w:tab w:val="num" w:pos="2160"/>
        </w:tabs>
        <w:ind w:left="2160" w:hanging="360"/>
      </w:pPr>
      <w:rPr>
        <w:rFonts w:ascii="Franklin Gothic Book" w:hAnsi="Franklin Gothic Book" w:hint="default"/>
      </w:rPr>
    </w:lvl>
    <w:lvl w:ilvl="3" w:tplc="695A3F48" w:tentative="1">
      <w:start w:val="1"/>
      <w:numFmt w:val="bullet"/>
      <w:lvlText w:val="■"/>
      <w:lvlJc w:val="left"/>
      <w:pPr>
        <w:tabs>
          <w:tab w:val="num" w:pos="2880"/>
        </w:tabs>
        <w:ind w:left="2880" w:hanging="360"/>
      </w:pPr>
      <w:rPr>
        <w:rFonts w:ascii="Franklin Gothic Book" w:hAnsi="Franklin Gothic Book" w:hint="default"/>
      </w:rPr>
    </w:lvl>
    <w:lvl w:ilvl="4" w:tplc="FE4660CC" w:tentative="1">
      <w:start w:val="1"/>
      <w:numFmt w:val="bullet"/>
      <w:lvlText w:val="■"/>
      <w:lvlJc w:val="left"/>
      <w:pPr>
        <w:tabs>
          <w:tab w:val="num" w:pos="3600"/>
        </w:tabs>
        <w:ind w:left="3600" w:hanging="360"/>
      </w:pPr>
      <w:rPr>
        <w:rFonts w:ascii="Franklin Gothic Book" w:hAnsi="Franklin Gothic Book" w:hint="default"/>
      </w:rPr>
    </w:lvl>
    <w:lvl w:ilvl="5" w:tplc="E56C1552" w:tentative="1">
      <w:start w:val="1"/>
      <w:numFmt w:val="bullet"/>
      <w:lvlText w:val="■"/>
      <w:lvlJc w:val="left"/>
      <w:pPr>
        <w:tabs>
          <w:tab w:val="num" w:pos="4320"/>
        </w:tabs>
        <w:ind w:left="4320" w:hanging="360"/>
      </w:pPr>
      <w:rPr>
        <w:rFonts w:ascii="Franklin Gothic Book" w:hAnsi="Franklin Gothic Book" w:hint="default"/>
      </w:rPr>
    </w:lvl>
    <w:lvl w:ilvl="6" w:tplc="73F850C0" w:tentative="1">
      <w:start w:val="1"/>
      <w:numFmt w:val="bullet"/>
      <w:lvlText w:val="■"/>
      <w:lvlJc w:val="left"/>
      <w:pPr>
        <w:tabs>
          <w:tab w:val="num" w:pos="5040"/>
        </w:tabs>
        <w:ind w:left="5040" w:hanging="360"/>
      </w:pPr>
      <w:rPr>
        <w:rFonts w:ascii="Franklin Gothic Book" w:hAnsi="Franklin Gothic Book" w:hint="default"/>
      </w:rPr>
    </w:lvl>
    <w:lvl w:ilvl="7" w:tplc="2DE64BEA" w:tentative="1">
      <w:start w:val="1"/>
      <w:numFmt w:val="bullet"/>
      <w:lvlText w:val="■"/>
      <w:lvlJc w:val="left"/>
      <w:pPr>
        <w:tabs>
          <w:tab w:val="num" w:pos="5760"/>
        </w:tabs>
        <w:ind w:left="5760" w:hanging="360"/>
      </w:pPr>
      <w:rPr>
        <w:rFonts w:ascii="Franklin Gothic Book" w:hAnsi="Franklin Gothic Book" w:hint="default"/>
      </w:rPr>
    </w:lvl>
    <w:lvl w:ilvl="8" w:tplc="CC78BD6E" w:tentative="1">
      <w:start w:val="1"/>
      <w:numFmt w:val="bullet"/>
      <w:lvlText w:val="■"/>
      <w:lvlJc w:val="left"/>
      <w:pPr>
        <w:tabs>
          <w:tab w:val="num" w:pos="6480"/>
        </w:tabs>
        <w:ind w:left="6480" w:hanging="360"/>
      </w:pPr>
      <w:rPr>
        <w:rFonts w:ascii="Franklin Gothic Book" w:hAnsi="Franklin Gothic Book" w:hint="default"/>
      </w:rPr>
    </w:lvl>
  </w:abstractNum>
  <w:abstractNum w:abstractNumId="12" w15:restartNumberingAfterBreak="0">
    <w:nsid w:val="71022E5A"/>
    <w:multiLevelType w:val="hybridMultilevel"/>
    <w:tmpl w:val="0E66D61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74E3501"/>
    <w:multiLevelType w:val="hybridMultilevel"/>
    <w:tmpl w:val="44EA52D2"/>
    <w:lvl w:ilvl="0" w:tplc="B5C4D1A2">
      <w:start w:val="1"/>
      <w:numFmt w:val="bullet"/>
      <w:lvlText w:val="•"/>
      <w:lvlJc w:val="left"/>
      <w:pPr>
        <w:tabs>
          <w:tab w:val="num" w:pos="720"/>
        </w:tabs>
        <w:ind w:left="720" w:hanging="360"/>
      </w:pPr>
      <w:rPr>
        <w:rFonts w:ascii="Arial" w:hAnsi="Arial" w:hint="default"/>
      </w:rPr>
    </w:lvl>
    <w:lvl w:ilvl="1" w:tplc="EA02D500" w:tentative="1">
      <w:start w:val="1"/>
      <w:numFmt w:val="bullet"/>
      <w:lvlText w:val="•"/>
      <w:lvlJc w:val="left"/>
      <w:pPr>
        <w:tabs>
          <w:tab w:val="num" w:pos="1440"/>
        </w:tabs>
        <w:ind w:left="1440" w:hanging="360"/>
      </w:pPr>
      <w:rPr>
        <w:rFonts w:ascii="Arial" w:hAnsi="Arial" w:hint="default"/>
      </w:rPr>
    </w:lvl>
    <w:lvl w:ilvl="2" w:tplc="E55A489C" w:tentative="1">
      <w:start w:val="1"/>
      <w:numFmt w:val="bullet"/>
      <w:lvlText w:val="•"/>
      <w:lvlJc w:val="left"/>
      <w:pPr>
        <w:tabs>
          <w:tab w:val="num" w:pos="2160"/>
        </w:tabs>
        <w:ind w:left="2160" w:hanging="360"/>
      </w:pPr>
      <w:rPr>
        <w:rFonts w:ascii="Arial" w:hAnsi="Arial" w:hint="default"/>
      </w:rPr>
    </w:lvl>
    <w:lvl w:ilvl="3" w:tplc="20A8199C" w:tentative="1">
      <w:start w:val="1"/>
      <w:numFmt w:val="bullet"/>
      <w:lvlText w:val="•"/>
      <w:lvlJc w:val="left"/>
      <w:pPr>
        <w:tabs>
          <w:tab w:val="num" w:pos="2880"/>
        </w:tabs>
        <w:ind w:left="2880" w:hanging="360"/>
      </w:pPr>
      <w:rPr>
        <w:rFonts w:ascii="Arial" w:hAnsi="Arial" w:hint="default"/>
      </w:rPr>
    </w:lvl>
    <w:lvl w:ilvl="4" w:tplc="B45A7ED8" w:tentative="1">
      <w:start w:val="1"/>
      <w:numFmt w:val="bullet"/>
      <w:lvlText w:val="•"/>
      <w:lvlJc w:val="left"/>
      <w:pPr>
        <w:tabs>
          <w:tab w:val="num" w:pos="3600"/>
        </w:tabs>
        <w:ind w:left="3600" w:hanging="360"/>
      </w:pPr>
      <w:rPr>
        <w:rFonts w:ascii="Arial" w:hAnsi="Arial" w:hint="default"/>
      </w:rPr>
    </w:lvl>
    <w:lvl w:ilvl="5" w:tplc="9E0801FE" w:tentative="1">
      <w:start w:val="1"/>
      <w:numFmt w:val="bullet"/>
      <w:lvlText w:val="•"/>
      <w:lvlJc w:val="left"/>
      <w:pPr>
        <w:tabs>
          <w:tab w:val="num" w:pos="4320"/>
        </w:tabs>
        <w:ind w:left="4320" w:hanging="360"/>
      </w:pPr>
      <w:rPr>
        <w:rFonts w:ascii="Arial" w:hAnsi="Arial" w:hint="default"/>
      </w:rPr>
    </w:lvl>
    <w:lvl w:ilvl="6" w:tplc="EFCE41EE" w:tentative="1">
      <w:start w:val="1"/>
      <w:numFmt w:val="bullet"/>
      <w:lvlText w:val="•"/>
      <w:lvlJc w:val="left"/>
      <w:pPr>
        <w:tabs>
          <w:tab w:val="num" w:pos="5040"/>
        </w:tabs>
        <w:ind w:left="5040" w:hanging="360"/>
      </w:pPr>
      <w:rPr>
        <w:rFonts w:ascii="Arial" w:hAnsi="Arial" w:hint="default"/>
      </w:rPr>
    </w:lvl>
    <w:lvl w:ilvl="7" w:tplc="9E42D130" w:tentative="1">
      <w:start w:val="1"/>
      <w:numFmt w:val="bullet"/>
      <w:lvlText w:val="•"/>
      <w:lvlJc w:val="left"/>
      <w:pPr>
        <w:tabs>
          <w:tab w:val="num" w:pos="5760"/>
        </w:tabs>
        <w:ind w:left="5760" w:hanging="360"/>
      </w:pPr>
      <w:rPr>
        <w:rFonts w:ascii="Arial" w:hAnsi="Arial" w:hint="default"/>
      </w:rPr>
    </w:lvl>
    <w:lvl w:ilvl="8" w:tplc="B442F51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BBF0F0B"/>
    <w:multiLevelType w:val="hybridMultilevel"/>
    <w:tmpl w:val="F79CC81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14"/>
  </w:num>
  <w:num w:numId="3">
    <w:abstractNumId w:val="5"/>
  </w:num>
  <w:num w:numId="4">
    <w:abstractNumId w:val="12"/>
  </w:num>
  <w:num w:numId="5">
    <w:abstractNumId w:val="6"/>
  </w:num>
  <w:num w:numId="6">
    <w:abstractNumId w:val="4"/>
  </w:num>
  <w:num w:numId="7">
    <w:abstractNumId w:val="10"/>
  </w:num>
  <w:num w:numId="8">
    <w:abstractNumId w:val="11"/>
  </w:num>
  <w:num w:numId="9">
    <w:abstractNumId w:val="8"/>
  </w:num>
  <w:num w:numId="10">
    <w:abstractNumId w:val="13"/>
  </w:num>
  <w:num w:numId="11">
    <w:abstractNumId w:val="2"/>
  </w:num>
  <w:num w:numId="12">
    <w:abstractNumId w:val="1"/>
  </w:num>
  <w:num w:numId="13">
    <w:abstractNumId w:val="9"/>
  </w:num>
  <w:num w:numId="14">
    <w:abstractNumId w:val="7"/>
  </w:num>
  <w:num w:numId="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ris Can Ustundag">
    <w15:presenceInfo w15:providerId="Windows Live" w15:userId="045722143efa89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8BC"/>
    <w:rsid w:val="00000F96"/>
    <w:rsid w:val="000139DA"/>
    <w:rsid w:val="000269E2"/>
    <w:rsid w:val="00040489"/>
    <w:rsid w:val="00045B7C"/>
    <w:rsid w:val="0007541E"/>
    <w:rsid w:val="00083ED1"/>
    <w:rsid w:val="000A3A7E"/>
    <w:rsid w:val="000A3D03"/>
    <w:rsid w:val="000A5DC0"/>
    <w:rsid w:val="000C4DBE"/>
    <w:rsid w:val="000C691E"/>
    <w:rsid w:val="000D1046"/>
    <w:rsid w:val="000D1E84"/>
    <w:rsid w:val="000E25B5"/>
    <w:rsid w:val="000E7832"/>
    <w:rsid w:val="000F59DC"/>
    <w:rsid w:val="00142552"/>
    <w:rsid w:val="00166128"/>
    <w:rsid w:val="00175571"/>
    <w:rsid w:val="00175AC2"/>
    <w:rsid w:val="001767A0"/>
    <w:rsid w:val="00182E52"/>
    <w:rsid w:val="00185F6E"/>
    <w:rsid w:val="00197453"/>
    <w:rsid w:val="001A77CF"/>
    <w:rsid w:val="001B70B3"/>
    <w:rsid w:val="001D339E"/>
    <w:rsid w:val="001D6036"/>
    <w:rsid w:val="00202D71"/>
    <w:rsid w:val="0020524A"/>
    <w:rsid w:val="00206DDF"/>
    <w:rsid w:val="00207893"/>
    <w:rsid w:val="00226231"/>
    <w:rsid w:val="00242CC2"/>
    <w:rsid w:val="00264339"/>
    <w:rsid w:val="0027036F"/>
    <w:rsid w:val="00270E06"/>
    <w:rsid w:val="00276180"/>
    <w:rsid w:val="0028054D"/>
    <w:rsid w:val="002A326C"/>
    <w:rsid w:val="002C4C8F"/>
    <w:rsid w:val="002C7203"/>
    <w:rsid w:val="00305AC9"/>
    <w:rsid w:val="00310B9C"/>
    <w:rsid w:val="00310C60"/>
    <w:rsid w:val="0031657F"/>
    <w:rsid w:val="00317AFD"/>
    <w:rsid w:val="00322649"/>
    <w:rsid w:val="00332060"/>
    <w:rsid w:val="00373B36"/>
    <w:rsid w:val="0037459D"/>
    <w:rsid w:val="00380C26"/>
    <w:rsid w:val="00386EAD"/>
    <w:rsid w:val="003920E8"/>
    <w:rsid w:val="003973FF"/>
    <w:rsid w:val="003B56E7"/>
    <w:rsid w:val="003C09DB"/>
    <w:rsid w:val="003C6AEF"/>
    <w:rsid w:val="003D4383"/>
    <w:rsid w:val="003E1D2E"/>
    <w:rsid w:val="003F00FB"/>
    <w:rsid w:val="003F0A2D"/>
    <w:rsid w:val="003F1B4D"/>
    <w:rsid w:val="004129FB"/>
    <w:rsid w:val="004148A1"/>
    <w:rsid w:val="00423645"/>
    <w:rsid w:val="00432E19"/>
    <w:rsid w:val="00433DAF"/>
    <w:rsid w:val="00435332"/>
    <w:rsid w:val="00457228"/>
    <w:rsid w:val="004631F1"/>
    <w:rsid w:val="004645D7"/>
    <w:rsid w:val="00475B5A"/>
    <w:rsid w:val="00491E95"/>
    <w:rsid w:val="00492152"/>
    <w:rsid w:val="004976B6"/>
    <w:rsid w:val="004977CB"/>
    <w:rsid w:val="004D3DA2"/>
    <w:rsid w:val="004D4F01"/>
    <w:rsid w:val="004E1FDC"/>
    <w:rsid w:val="004F5D21"/>
    <w:rsid w:val="004F7FBE"/>
    <w:rsid w:val="00507F86"/>
    <w:rsid w:val="005245D2"/>
    <w:rsid w:val="0052519E"/>
    <w:rsid w:val="005343AB"/>
    <w:rsid w:val="00537874"/>
    <w:rsid w:val="005471EC"/>
    <w:rsid w:val="00554A97"/>
    <w:rsid w:val="00556FD3"/>
    <w:rsid w:val="00566A51"/>
    <w:rsid w:val="005A425C"/>
    <w:rsid w:val="005A78A0"/>
    <w:rsid w:val="005B3204"/>
    <w:rsid w:val="005D5B61"/>
    <w:rsid w:val="005E0BBF"/>
    <w:rsid w:val="005E195B"/>
    <w:rsid w:val="005E329C"/>
    <w:rsid w:val="005E5C51"/>
    <w:rsid w:val="005F5851"/>
    <w:rsid w:val="00604799"/>
    <w:rsid w:val="006074EE"/>
    <w:rsid w:val="00610E55"/>
    <w:rsid w:val="00613EFA"/>
    <w:rsid w:val="00627791"/>
    <w:rsid w:val="00632474"/>
    <w:rsid w:val="006434D6"/>
    <w:rsid w:val="006445FE"/>
    <w:rsid w:val="00646130"/>
    <w:rsid w:val="00661FB2"/>
    <w:rsid w:val="00670EFB"/>
    <w:rsid w:val="006B488F"/>
    <w:rsid w:val="006B61B8"/>
    <w:rsid w:val="006C1E56"/>
    <w:rsid w:val="006C6A40"/>
    <w:rsid w:val="006D7D4F"/>
    <w:rsid w:val="006E6E1B"/>
    <w:rsid w:val="006F418A"/>
    <w:rsid w:val="006F68A5"/>
    <w:rsid w:val="00713FD1"/>
    <w:rsid w:val="00717CAF"/>
    <w:rsid w:val="0072284B"/>
    <w:rsid w:val="00735F26"/>
    <w:rsid w:val="007371FF"/>
    <w:rsid w:val="00742B68"/>
    <w:rsid w:val="00746B01"/>
    <w:rsid w:val="00754006"/>
    <w:rsid w:val="00754C8C"/>
    <w:rsid w:val="007637FC"/>
    <w:rsid w:val="00775A37"/>
    <w:rsid w:val="00777B30"/>
    <w:rsid w:val="0078178D"/>
    <w:rsid w:val="00783BAC"/>
    <w:rsid w:val="007B07A9"/>
    <w:rsid w:val="007C376A"/>
    <w:rsid w:val="007F5613"/>
    <w:rsid w:val="0080131A"/>
    <w:rsid w:val="00801EEB"/>
    <w:rsid w:val="008225EE"/>
    <w:rsid w:val="0082381B"/>
    <w:rsid w:val="00836BA8"/>
    <w:rsid w:val="008412EA"/>
    <w:rsid w:val="00844C61"/>
    <w:rsid w:val="00851013"/>
    <w:rsid w:val="008535E7"/>
    <w:rsid w:val="008538EF"/>
    <w:rsid w:val="0085764A"/>
    <w:rsid w:val="0088104E"/>
    <w:rsid w:val="008810B7"/>
    <w:rsid w:val="0088535F"/>
    <w:rsid w:val="008A0CFB"/>
    <w:rsid w:val="008A5063"/>
    <w:rsid w:val="008A592D"/>
    <w:rsid w:val="008A6AB9"/>
    <w:rsid w:val="008B0AAE"/>
    <w:rsid w:val="008B21EF"/>
    <w:rsid w:val="008C1665"/>
    <w:rsid w:val="008C3DAD"/>
    <w:rsid w:val="008C6BDC"/>
    <w:rsid w:val="008D168C"/>
    <w:rsid w:val="008E407F"/>
    <w:rsid w:val="008E5FFC"/>
    <w:rsid w:val="008E6882"/>
    <w:rsid w:val="008E710F"/>
    <w:rsid w:val="008F1CE7"/>
    <w:rsid w:val="008F4722"/>
    <w:rsid w:val="00906247"/>
    <w:rsid w:val="00906C97"/>
    <w:rsid w:val="0092549C"/>
    <w:rsid w:val="009258BC"/>
    <w:rsid w:val="00925DA2"/>
    <w:rsid w:val="00942D89"/>
    <w:rsid w:val="009430F3"/>
    <w:rsid w:val="009608C7"/>
    <w:rsid w:val="00984CE1"/>
    <w:rsid w:val="009944C6"/>
    <w:rsid w:val="00994DD0"/>
    <w:rsid w:val="009A2FD0"/>
    <w:rsid w:val="009A4910"/>
    <w:rsid w:val="009B14D1"/>
    <w:rsid w:val="009B1640"/>
    <w:rsid w:val="009B4CE0"/>
    <w:rsid w:val="009B4FB7"/>
    <w:rsid w:val="009C1897"/>
    <w:rsid w:val="009C497D"/>
    <w:rsid w:val="009D3058"/>
    <w:rsid w:val="009D6BEE"/>
    <w:rsid w:val="009E0BF1"/>
    <w:rsid w:val="00A02403"/>
    <w:rsid w:val="00A07064"/>
    <w:rsid w:val="00A11044"/>
    <w:rsid w:val="00A1562A"/>
    <w:rsid w:val="00A1639C"/>
    <w:rsid w:val="00A3249D"/>
    <w:rsid w:val="00A5290F"/>
    <w:rsid w:val="00A54860"/>
    <w:rsid w:val="00A6359A"/>
    <w:rsid w:val="00A700F1"/>
    <w:rsid w:val="00A716C9"/>
    <w:rsid w:val="00A752B3"/>
    <w:rsid w:val="00A83301"/>
    <w:rsid w:val="00A84EE6"/>
    <w:rsid w:val="00A940C4"/>
    <w:rsid w:val="00AA142C"/>
    <w:rsid w:val="00AA1C0F"/>
    <w:rsid w:val="00AA29E2"/>
    <w:rsid w:val="00AA6A6F"/>
    <w:rsid w:val="00AD0DE6"/>
    <w:rsid w:val="00AD117F"/>
    <w:rsid w:val="00AD6B99"/>
    <w:rsid w:val="00AE7ED3"/>
    <w:rsid w:val="00AF5EBF"/>
    <w:rsid w:val="00B066C2"/>
    <w:rsid w:val="00B20728"/>
    <w:rsid w:val="00B208A0"/>
    <w:rsid w:val="00B20902"/>
    <w:rsid w:val="00B21A29"/>
    <w:rsid w:val="00B251D4"/>
    <w:rsid w:val="00B41588"/>
    <w:rsid w:val="00B50FBD"/>
    <w:rsid w:val="00B5152B"/>
    <w:rsid w:val="00B53250"/>
    <w:rsid w:val="00B53D32"/>
    <w:rsid w:val="00B603FA"/>
    <w:rsid w:val="00B76587"/>
    <w:rsid w:val="00B82820"/>
    <w:rsid w:val="00B82B01"/>
    <w:rsid w:val="00B8347C"/>
    <w:rsid w:val="00B91649"/>
    <w:rsid w:val="00BA1F18"/>
    <w:rsid w:val="00BA41EC"/>
    <w:rsid w:val="00BC12E2"/>
    <w:rsid w:val="00BD19B9"/>
    <w:rsid w:val="00BD68D0"/>
    <w:rsid w:val="00BE2DFE"/>
    <w:rsid w:val="00BF19C3"/>
    <w:rsid w:val="00C30CE7"/>
    <w:rsid w:val="00C3253A"/>
    <w:rsid w:val="00C35A32"/>
    <w:rsid w:val="00C35FCB"/>
    <w:rsid w:val="00C50D62"/>
    <w:rsid w:val="00C5101A"/>
    <w:rsid w:val="00C52FB5"/>
    <w:rsid w:val="00C70B5C"/>
    <w:rsid w:val="00C85768"/>
    <w:rsid w:val="00CB6A87"/>
    <w:rsid w:val="00CD7A75"/>
    <w:rsid w:val="00CE10FB"/>
    <w:rsid w:val="00CE1D5E"/>
    <w:rsid w:val="00CE27B2"/>
    <w:rsid w:val="00CE3D97"/>
    <w:rsid w:val="00CE685E"/>
    <w:rsid w:val="00D02783"/>
    <w:rsid w:val="00D06C62"/>
    <w:rsid w:val="00D07A4A"/>
    <w:rsid w:val="00D10247"/>
    <w:rsid w:val="00D11D9F"/>
    <w:rsid w:val="00D17214"/>
    <w:rsid w:val="00D2341E"/>
    <w:rsid w:val="00D24ECE"/>
    <w:rsid w:val="00D30898"/>
    <w:rsid w:val="00D31788"/>
    <w:rsid w:val="00D45B3F"/>
    <w:rsid w:val="00D774EA"/>
    <w:rsid w:val="00D900A2"/>
    <w:rsid w:val="00DA0FB3"/>
    <w:rsid w:val="00DA327E"/>
    <w:rsid w:val="00DA4C39"/>
    <w:rsid w:val="00DB4610"/>
    <w:rsid w:val="00DB5AF0"/>
    <w:rsid w:val="00DC304C"/>
    <w:rsid w:val="00DC4255"/>
    <w:rsid w:val="00DE10D2"/>
    <w:rsid w:val="00E054E7"/>
    <w:rsid w:val="00E06C45"/>
    <w:rsid w:val="00E11EC8"/>
    <w:rsid w:val="00E30044"/>
    <w:rsid w:val="00E33CF2"/>
    <w:rsid w:val="00E35BD5"/>
    <w:rsid w:val="00E532A5"/>
    <w:rsid w:val="00E624C4"/>
    <w:rsid w:val="00E64288"/>
    <w:rsid w:val="00E70647"/>
    <w:rsid w:val="00E8350A"/>
    <w:rsid w:val="00E90551"/>
    <w:rsid w:val="00E94574"/>
    <w:rsid w:val="00EC377D"/>
    <w:rsid w:val="00EC3C34"/>
    <w:rsid w:val="00EC5B52"/>
    <w:rsid w:val="00ED5D82"/>
    <w:rsid w:val="00EE4057"/>
    <w:rsid w:val="00EE507F"/>
    <w:rsid w:val="00EE567B"/>
    <w:rsid w:val="00EE5FBA"/>
    <w:rsid w:val="00EE6DCC"/>
    <w:rsid w:val="00EE7F89"/>
    <w:rsid w:val="00EF69C7"/>
    <w:rsid w:val="00F06F48"/>
    <w:rsid w:val="00F25F8F"/>
    <w:rsid w:val="00F362A6"/>
    <w:rsid w:val="00F40CC2"/>
    <w:rsid w:val="00F631BF"/>
    <w:rsid w:val="00F63B8D"/>
    <w:rsid w:val="00F72968"/>
    <w:rsid w:val="00F76D6A"/>
    <w:rsid w:val="00F87ED0"/>
    <w:rsid w:val="00F92FA6"/>
    <w:rsid w:val="00F95565"/>
    <w:rsid w:val="00FB26D7"/>
    <w:rsid w:val="00FC561B"/>
    <w:rsid w:val="00FD10D8"/>
    <w:rsid w:val="00FD24C8"/>
    <w:rsid w:val="00FF60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3CB9"/>
  <w15:chartTrackingRefBased/>
  <w15:docId w15:val="{8BBA80C4-42AA-4753-9828-AF62F359C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DE6"/>
  </w:style>
  <w:style w:type="paragraph" w:styleId="Heading1">
    <w:name w:val="heading 1"/>
    <w:aliases w:val="Ön Başlık"/>
    <w:basedOn w:val="TezMetni15aralkl"/>
    <w:next w:val="TezMetni15aralkl"/>
    <w:link w:val="Heading1Char"/>
    <w:qFormat/>
    <w:rsid w:val="009258BC"/>
    <w:pPr>
      <w:keepNext/>
      <w:spacing w:after="240" w:line="360" w:lineRule="auto"/>
      <w:jc w:val="center"/>
      <w:outlineLvl w:val="0"/>
    </w:pPr>
    <w:rPr>
      <w:rFonts w:cs="Arial"/>
      <w:b/>
      <w:bCs/>
      <w:caps/>
      <w:kern w:val="32"/>
      <w:szCs w:val="32"/>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zMetni10aralkl">
    <w:name w:val="Tez Metni_1.0 aralıklı"/>
    <w:basedOn w:val="Normal"/>
    <w:rsid w:val="009258BC"/>
    <w:pPr>
      <w:spacing w:after="0" w:line="240" w:lineRule="auto"/>
    </w:pPr>
    <w:rPr>
      <w:rFonts w:ascii="Times New Roman" w:eastAsia="Times New Roman" w:hAnsi="Times New Roman" w:cs="Times New Roman"/>
      <w:noProof/>
      <w:sz w:val="24"/>
      <w:szCs w:val="24"/>
      <w:lang w:val="en-US"/>
    </w:rPr>
  </w:style>
  <w:style w:type="character" w:customStyle="1" w:styleId="Heading1Char">
    <w:name w:val="Heading 1 Char"/>
    <w:aliases w:val="Ön Başlık Char"/>
    <w:basedOn w:val="DefaultParagraphFont"/>
    <w:link w:val="Heading1"/>
    <w:rsid w:val="009258BC"/>
    <w:rPr>
      <w:rFonts w:ascii="Times New Roman" w:eastAsia="Times New Roman" w:hAnsi="Times New Roman" w:cs="Arial"/>
      <w:b/>
      <w:bCs/>
      <w:caps/>
      <w:noProof/>
      <w:kern w:val="32"/>
      <w:sz w:val="24"/>
      <w:szCs w:val="32"/>
    </w:rPr>
  </w:style>
  <w:style w:type="paragraph" w:customStyle="1" w:styleId="TezMetni15aralkl">
    <w:name w:val="Tez Metni_1.5 aralıklı"/>
    <w:basedOn w:val="Normal"/>
    <w:rsid w:val="009258BC"/>
    <w:pPr>
      <w:spacing w:after="0" w:line="240" w:lineRule="auto"/>
    </w:pPr>
    <w:rPr>
      <w:rFonts w:ascii="Times New Roman" w:eastAsia="Times New Roman" w:hAnsi="Times New Roman" w:cs="Times New Roman"/>
      <w:noProof/>
      <w:sz w:val="24"/>
      <w:szCs w:val="24"/>
      <w:lang w:val="en-US"/>
    </w:rPr>
  </w:style>
  <w:style w:type="paragraph" w:styleId="ListParagraph">
    <w:name w:val="List Paragraph"/>
    <w:basedOn w:val="Normal"/>
    <w:uiPriority w:val="34"/>
    <w:qFormat/>
    <w:rsid w:val="00AA142C"/>
    <w:pPr>
      <w:ind w:left="720"/>
      <w:contextualSpacing/>
    </w:pPr>
  </w:style>
  <w:style w:type="paragraph" w:customStyle="1" w:styleId="BlmBal">
    <w:name w:val="Bölüm Başlığı"/>
    <w:basedOn w:val="Heading1"/>
    <w:qFormat/>
    <w:rsid w:val="008A0CFB"/>
    <w:pPr>
      <w:jc w:val="left"/>
    </w:pPr>
    <w:rPr>
      <w:sz w:val="28"/>
    </w:rPr>
  </w:style>
  <w:style w:type="paragraph" w:customStyle="1" w:styleId="AltBlm">
    <w:name w:val="Alt Bölüm"/>
    <w:basedOn w:val="BlmBal"/>
    <w:next w:val="TezMetni15aralkl"/>
    <w:qFormat/>
    <w:rsid w:val="008A0CFB"/>
    <w:pPr>
      <w:ind w:firstLine="709"/>
      <w:outlineLvl w:val="1"/>
    </w:pPr>
    <w:rPr>
      <w:sz w:val="24"/>
    </w:rPr>
  </w:style>
  <w:style w:type="paragraph" w:styleId="Caption">
    <w:name w:val="caption"/>
    <w:basedOn w:val="Normal"/>
    <w:next w:val="Normal"/>
    <w:uiPriority w:val="35"/>
    <w:unhideWhenUsed/>
    <w:qFormat/>
    <w:rsid w:val="008A0CFB"/>
    <w:pPr>
      <w:spacing w:after="0" w:line="240" w:lineRule="auto"/>
    </w:pPr>
    <w:rPr>
      <w:rFonts w:ascii="Times New Roman" w:eastAsia="Times New Roman" w:hAnsi="Times New Roman" w:cs="Times New Roman"/>
      <w:b/>
      <w:bCs/>
      <w:sz w:val="20"/>
      <w:szCs w:val="20"/>
      <w:lang w:val="en-US"/>
    </w:rPr>
  </w:style>
  <w:style w:type="character" w:styleId="Hyperlink">
    <w:name w:val="Hyperlink"/>
    <w:basedOn w:val="DefaultParagraphFont"/>
    <w:uiPriority w:val="99"/>
    <w:unhideWhenUsed/>
    <w:rsid w:val="00661FB2"/>
    <w:rPr>
      <w:color w:val="0563C1" w:themeColor="hyperlink"/>
      <w:u w:val="single"/>
    </w:rPr>
  </w:style>
  <w:style w:type="character" w:customStyle="1" w:styleId="zmlenmeyenBahsetme1">
    <w:name w:val="Çözümlenmeyen Bahsetme1"/>
    <w:basedOn w:val="DefaultParagraphFont"/>
    <w:uiPriority w:val="99"/>
    <w:semiHidden/>
    <w:unhideWhenUsed/>
    <w:rsid w:val="00661FB2"/>
    <w:rPr>
      <w:color w:val="605E5C"/>
      <w:shd w:val="clear" w:color="auto" w:fill="E1DFDD"/>
    </w:rPr>
  </w:style>
  <w:style w:type="paragraph" w:styleId="Header">
    <w:name w:val="header"/>
    <w:basedOn w:val="Normal"/>
    <w:link w:val="HeaderChar"/>
    <w:uiPriority w:val="99"/>
    <w:unhideWhenUsed/>
    <w:rsid w:val="00DB4610"/>
    <w:pPr>
      <w:tabs>
        <w:tab w:val="center" w:pos="4536"/>
        <w:tab w:val="right" w:pos="9072"/>
      </w:tabs>
      <w:spacing w:after="0" w:line="240" w:lineRule="auto"/>
    </w:pPr>
  </w:style>
  <w:style w:type="character" w:customStyle="1" w:styleId="HeaderChar">
    <w:name w:val="Header Char"/>
    <w:basedOn w:val="DefaultParagraphFont"/>
    <w:link w:val="Header"/>
    <w:uiPriority w:val="99"/>
    <w:rsid w:val="00DB4610"/>
  </w:style>
  <w:style w:type="paragraph" w:styleId="Footer">
    <w:name w:val="footer"/>
    <w:basedOn w:val="Normal"/>
    <w:link w:val="FooterChar"/>
    <w:uiPriority w:val="99"/>
    <w:unhideWhenUsed/>
    <w:rsid w:val="00DB4610"/>
    <w:pPr>
      <w:tabs>
        <w:tab w:val="center" w:pos="4536"/>
        <w:tab w:val="right" w:pos="9072"/>
      </w:tabs>
      <w:spacing w:after="0" w:line="240" w:lineRule="auto"/>
    </w:pPr>
  </w:style>
  <w:style w:type="character" w:customStyle="1" w:styleId="FooterChar">
    <w:name w:val="Footer Char"/>
    <w:basedOn w:val="DefaultParagraphFont"/>
    <w:link w:val="Footer"/>
    <w:uiPriority w:val="99"/>
    <w:rsid w:val="00DB4610"/>
  </w:style>
  <w:style w:type="character" w:styleId="Emphasis">
    <w:name w:val="Emphasis"/>
    <w:basedOn w:val="DefaultParagraphFont"/>
    <w:uiPriority w:val="20"/>
    <w:qFormat/>
    <w:rsid w:val="005343AB"/>
    <w:rPr>
      <w:i/>
      <w:iCs/>
    </w:rPr>
  </w:style>
  <w:style w:type="paragraph" w:styleId="Revision">
    <w:name w:val="Revision"/>
    <w:hidden/>
    <w:uiPriority w:val="99"/>
    <w:semiHidden/>
    <w:rsid w:val="005E32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121359">
      <w:bodyDiv w:val="1"/>
      <w:marLeft w:val="0"/>
      <w:marRight w:val="0"/>
      <w:marTop w:val="0"/>
      <w:marBottom w:val="0"/>
      <w:divBdr>
        <w:top w:val="none" w:sz="0" w:space="0" w:color="auto"/>
        <w:left w:val="none" w:sz="0" w:space="0" w:color="auto"/>
        <w:bottom w:val="none" w:sz="0" w:space="0" w:color="auto"/>
        <w:right w:val="none" w:sz="0" w:space="0" w:color="auto"/>
      </w:divBdr>
      <w:divsChild>
        <w:div w:id="333647837">
          <w:marLeft w:val="605"/>
          <w:marRight w:val="0"/>
          <w:marTop w:val="200"/>
          <w:marBottom w:val="40"/>
          <w:divBdr>
            <w:top w:val="none" w:sz="0" w:space="0" w:color="auto"/>
            <w:left w:val="none" w:sz="0" w:space="0" w:color="auto"/>
            <w:bottom w:val="none" w:sz="0" w:space="0" w:color="auto"/>
            <w:right w:val="none" w:sz="0" w:space="0" w:color="auto"/>
          </w:divBdr>
        </w:div>
      </w:divsChild>
    </w:div>
    <w:div w:id="742218538">
      <w:bodyDiv w:val="1"/>
      <w:marLeft w:val="0"/>
      <w:marRight w:val="0"/>
      <w:marTop w:val="0"/>
      <w:marBottom w:val="0"/>
      <w:divBdr>
        <w:top w:val="none" w:sz="0" w:space="0" w:color="auto"/>
        <w:left w:val="none" w:sz="0" w:space="0" w:color="auto"/>
        <w:bottom w:val="none" w:sz="0" w:space="0" w:color="auto"/>
        <w:right w:val="none" w:sz="0" w:space="0" w:color="auto"/>
      </w:divBdr>
      <w:divsChild>
        <w:div w:id="642975652">
          <w:marLeft w:val="605"/>
          <w:marRight w:val="0"/>
          <w:marTop w:val="200"/>
          <w:marBottom w:val="40"/>
          <w:divBdr>
            <w:top w:val="none" w:sz="0" w:space="0" w:color="auto"/>
            <w:left w:val="none" w:sz="0" w:space="0" w:color="auto"/>
            <w:bottom w:val="none" w:sz="0" w:space="0" w:color="auto"/>
            <w:right w:val="none" w:sz="0" w:space="0" w:color="auto"/>
          </w:divBdr>
        </w:div>
      </w:divsChild>
    </w:div>
    <w:div w:id="867765938">
      <w:bodyDiv w:val="1"/>
      <w:marLeft w:val="0"/>
      <w:marRight w:val="0"/>
      <w:marTop w:val="0"/>
      <w:marBottom w:val="0"/>
      <w:divBdr>
        <w:top w:val="none" w:sz="0" w:space="0" w:color="auto"/>
        <w:left w:val="none" w:sz="0" w:space="0" w:color="auto"/>
        <w:bottom w:val="none" w:sz="0" w:space="0" w:color="auto"/>
        <w:right w:val="none" w:sz="0" w:space="0" w:color="auto"/>
      </w:divBdr>
      <w:divsChild>
        <w:div w:id="872111779">
          <w:marLeft w:val="446"/>
          <w:marRight w:val="0"/>
          <w:marTop w:val="0"/>
          <w:marBottom w:val="0"/>
          <w:divBdr>
            <w:top w:val="none" w:sz="0" w:space="0" w:color="auto"/>
            <w:left w:val="none" w:sz="0" w:space="0" w:color="auto"/>
            <w:bottom w:val="none" w:sz="0" w:space="0" w:color="auto"/>
            <w:right w:val="none" w:sz="0" w:space="0" w:color="auto"/>
          </w:divBdr>
        </w:div>
      </w:divsChild>
    </w:div>
    <w:div w:id="1181697409">
      <w:bodyDiv w:val="1"/>
      <w:marLeft w:val="0"/>
      <w:marRight w:val="0"/>
      <w:marTop w:val="0"/>
      <w:marBottom w:val="0"/>
      <w:divBdr>
        <w:top w:val="none" w:sz="0" w:space="0" w:color="auto"/>
        <w:left w:val="none" w:sz="0" w:space="0" w:color="auto"/>
        <w:bottom w:val="none" w:sz="0" w:space="0" w:color="auto"/>
        <w:right w:val="none" w:sz="0" w:space="0" w:color="auto"/>
      </w:divBdr>
      <w:divsChild>
        <w:div w:id="2144692403">
          <w:marLeft w:val="605"/>
          <w:marRight w:val="0"/>
          <w:marTop w:val="200"/>
          <w:marBottom w:val="40"/>
          <w:divBdr>
            <w:top w:val="none" w:sz="0" w:space="0" w:color="auto"/>
            <w:left w:val="none" w:sz="0" w:space="0" w:color="auto"/>
            <w:bottom w:val="none" w:sz="0" w:space="0" w:color="auto"/>
            <w:right w:val="none" w:sz="0" w:space="0" w:color="auto"/>
          </w:divBdr>
        </w:div>
      </w:divsChild>
    </w:div>
    <w:div w:id="1519734657">
      <w:bodyDiv w:val="1"/>
      <w:marLeft w:val="0"/>
      <w:marRight w:val="0"/>
      <w:marTop w:val="0"/>
      <w:marBottom w:val="0"/>
      <w:divBdr>
        <w:top w:val="none" w:sz="0" w:space="0" w:color="auto"/>
        <w:left w:val="none" w:sz="0" w:space="0" w:color="auto"/>
        <w:bottom w:val="none" w:sz="0" w:space="0" w:color="auto"/>
        <w:right w:val="none" w:sz="0" w:space="0" w:color="auto"/>
      </w:divBdr>
      <w:divsChild>
        <w:div w:id="28069156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oi.org/10.1093/cid/ciaa939"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doi.org/10.4209/aaqr.2020.04.0158" TargetMode="External"/><Relationship Id="rId8" Type="http://schemas.openxmlformats.org/officeDocument/2006/relationships/image" Target="media/image1.png"/><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F7133-0C92-44FC-A9B2-A851263B6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4612</TotalTime>
  <Pages>23</Pages>
  <Words>5396</Words>
  <Characters>30759</Characters>
  <Application>Microsoft Office Word</Application>
  <DocSecurity>0</DocSecurity>
  <Lines>256</Lines>
  <Paragraphs>72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Kezban ÖZCAN</dc:creator>
  <cp:keywords/>
  <dc:description/>
  <cp:lastModifiedBy>Baris Can Ustundag</cp:lastModifiedBy>
  <cp:revision>37</cp:revision>
  <dcterms:created xsi:type="dcterms:W3CDTF">2021-11-03T11:30:00Z</dcterms:created>
  <dcterms:modified xsi:type="dcterms:W3CDTF">2022-01-06T11:54:00Z</dcterms:modified>
</cp:coreProperties>
</file>